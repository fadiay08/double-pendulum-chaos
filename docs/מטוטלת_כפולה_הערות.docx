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A9CD4" w14:textId="22E6FEB9" w:rsidR="005E26FA" w:rsidRDefault="005E26FA" w:rsidP="005E26FA">
      <w:pPr>
        <w:bidi/>
        <w:jc w:val="center"/>
        <w:rPr>
          <w:b/>
          <w:bCs/>
          <w:sz w:val="52"/>
          <w:szCs w:val="52"/>
          <w:u w:val="single"/>
          <w:rtl/>
          <w:lang w:bidi="he-IL"/>
        </w:rPr>
      </w:pPr>
      <w:commentRangeStart w:id="0"/>
      <w:r w:rsidRPr="00825EB2">
        <w:rPr>
          <w:b/>
          <w:bCs/>
          <w:sz w:val="52"/>
          <w:szCs w:val="52"/>
          <w:u w:val="single"/>
          <w:rtl/>
          <w:lang w:bidi="he-IL"/>
        </w:rPr>
        <w:t xml:space="preserve">מטוטלת </w:t>
      </w:r>
      <w:r>
        <w:rPr>
          <w:rFonts w:hint="cs"/>
          <w:b/>
          <w:bCs/>
          <w:sz w:val="52"/>
          <w:szCs w:val="52"/>
          <w:u w:val="single"/>
          <w:rtl/>
          <w:lang w:bidi="he-IL"/>
        </w:rPr>
        <w:t>כפולה</w:t>
      </w:r>
      <w:commentRangeEnd w:id="0"/>
      <w:r w:rsidR="00F93789">
        <w:rPr>
          <w:rStyle w:val="CommentReference"/>
          <w:b/>
          <w:bCs/>
          <w:sz w:val="52"/>
          <w:szCs w:val="52"/>
          <w:u w:val="single"/>
          <w:rtl/>
          <w:lang w:bidi="he-IL"/>
        </w:rPr>
        <w:commentReference w:id="0"/>
      </w:r>
    </w:p>
    <w:p w14:paraId="1BFF642F" w14:textId="77777777" w:rsidR="005E26FA" w:rsidRDefault="005E26FA" w:rsidP="005E26FA">
      <w:pPr>
        <w:bidi/>
        <w:jc w:val="center"/>
        <w:rPr>
          <w:b/>
          <w:bCs/>
          <w:sz w:val="52"/>
          <w:szCs w:val="52"/>
          <w:u w:val="single"/>
          <w:rtl/>
          <w:lang w:bidi="he-IL"/>
        </w:rPr>
      </w:pPr>
    </w:p>
    <w:p w14:paraId="2FB31985" w14:textId="77777777" w:rsidR="005E26FA" w:rsidRDefault="005E26FA" w:rsidP="005E26FA">
      <w:pPr>
        <w:bidi/>
        <w:jc w:val="center"/>
        <w:rPr>
          <w:sz w:val="52"/>
          <w:szCs w:val="52"/>
          <w:rtl/>
          <w:lang w:bidi="he-IL"/>
        </w:rPr>
      </w:pPr>
      <w:r w:rsidRPr="00825EB2">
        <w:rPr>
          <w:sz w:val="52"/>
          <w:szCs w:val="52"/>
          <w:rtl/>
          <w:lang w:bidi="he-IL"/>
        </w:rPr>
        <w:t>פאדי איוב</w:t>
      </w:r>
      <w:r>
        <w:rPr>
          <w:sz w:val="52"/>
          <w:szCs w:val="52"/>
          <w:lang w:bidi="ar-LB"/>
        </w:rPr>
        <w:t xml:space="preserve"> </w:t>
      </w:r>
      <w:r>
        <w:rPr>
          <w:rFonts w:hint="cs"/>
          <w:sz w:val="52"/>
          <w:szCs w:val="52"/>
          <w:rtl/>
          <w:lang w:bidi="he-IL"/>
        </w:rPr>
        <w:t>ונאהד מנסור</w:t>
      </w:r>
    </w:p>
    <w:p w14:paraId="04E6D0DF" w14:textId="77777777" w:rsidR="005E26FA" w:rsidRPr="00825EB2" w:rsidRDefault="005E26FA" w:rsidP="005E26FA">
      <w:pPr>
        <w:bidi/>
        <w:jc w:val="center"/>
        <w:rPr>
          <w:sz w:val="52"/>
          <w:szCs w:val="52"/>
        </w:rPr>
      </w:pPr>
    </w:p>
    <w:p w14:paraId="4CF65C06" w14:textId="2D6827E1" w:rsidR="005E26FA" w:rsidRDefault="005E26FA" w:rsidP="005E26FA">
      <w:pPr>
        <w:bidi/>
        <w:jc w:val="center"/>
        <w:rPr>
          <w:sz w:val="52"/>
          <w:szCs w:val="52"/>
          <w:rtl/>
          <w:lang w:bidi="he-IL"/>
        </w:rPr>
      </w:pPr>
      <w:r>
        <w:rPr>
          <w:rFonts w:hint="cs"/>
          <w:sz w:val="52"/>
          <w:szCs w:val="52"/>
          <w:rtl/>
          <w:lang w:bidi="he-IL"/>
        </w:rPr>
        <w:t>2025</w:t>
      </w:r>
    </w:p>
    <w:p w14:paraId="0FCEBAEF" w14:textId="77777777" w:rsidR="005E26FA" w:rsidRDefault="005E26FA">
      <w:pPr>
        <w:rPr>
          <w:sz w:val="52"/>
          <w:szCs w:val="52"/>
          <w:rtl/>
          <w:lang w:bidi="he-IL"/>
        </w:rPr>
      </w:pPr>
      <w:r>
        <w:rPr>
          <w:sz w:val="52"/>
          <w:szCs w:val="52"/>
          <w:rtl/>
          <w:lang w:bidi="he-IL"/>
        </w:rPr>
        <w:br w:type="page"/>
      </w:r>
    </w:p>
    <w:p w14:paraId="2BCB32CA" w14:textId="035715A6" w:rsidR="00BA0F81" w:rsidRDefault="005E26FA" w:rsidP="005E26FA">
      <w:pPr>
        <w:bidi/>
        <w:rPr>
          <w:b/>
          <w:bCs/>
          <w:sz w:val="40"/>
          <w:szCs w:val="40"/>
          <w:u w:val="single"/>
          <w:rtl/>
          <w:lang w:bidi="he-IL"/>
        </w:rPr>
      </w:pPr>
      <w:r w:rsidRPr="005E26FA">
        <w:rPr>
          <w:rFonts w:hint="cs"/>
          <w:b/>
          <w:bCs/>
          <w:sz w:val="40"/>
          <w:szCs w:val="40"/>
          <w:u w:val="single"/>
          <w:rtl/>
          <w:lang w:bidi="he-IL"/>
        </w:rPr>
        <w:lastRenderedPageBreak/>
        <w:t>תקציר</w:t>
      </w:r>
    </w:p>
    <w:p w14:paraId="668EAD9B" w14:textId="3F892013" w:rsidR="005E26FA" w:rsidRDefault="005E26FA" w:rsidP="005E26FA">
      <w:pPr>
        <w:bidi/>
        <w:rPr>
          <w:rFonts w:cs="Arial"/>
          <w:sz w:val="28"/>
          <w:szCs w:val="28"/>
          <w:rtl/>
          <w:lang w:bidi="he-IL"/>
        </w:rPr>
      </w:pPr>
      <w:r w:rsidRPr="005E26FA">
        <w:rPr>
          <w:rFonts w:cs="Arial" w:hint="cs"/>
          <w:sz w:val="28"/>
          <w:szCs w:val="28"/>
          <w:rtl/>
          <w:lang w:bidi="he-IL"/>
        </w:rPr>
        <w:t>עבודה</w:t>
      </w:r>
      <w:r w:rsidRPr="005E26FA">
        <w:rPr>
          <w:rFonts w:cs="Arial"/>
          <w:sz w:val="28"/>
          <w:szCs w:val="28"/>
          <w:rtl/>
          <w:lang w:bidi="he-IL"/>
        </w:rPr>
        <w:t xml:space="preserve"> </w:t>
      </w:r>
      <w:r w:rsidRPr="005E26FA">
        <w:rPr>
          <w:rFonts w:cs="Arial" w:hint="cs"/>
          <w:sz w:val="28"/>
          <w:szCs w:val="28"/>
          <w:rtl/>
          <w:lang w:bidi="he-IL"/>
        </w:rPr>
        <w:t>זו</w:t>
      </w:r>
      <w:r w:rsidRPr="005E26FA">
        <w:rPr>
          <w:rFonts w:cs="Arial"/>
          <w:sz w:val="28"/>
          <w:szCs w:val="28"/>
          <w:rtl/>
          <w:lang w:bidi="he-IL"/>
        </w:rPr>
        <w:t xml:space="preserve"> </w:t>
      </w:r>
      <w:r w:rsidRPr="005E26FA">
        <w:rPr>
          <w:rFonts w:cs="Arial" w:hint="cs"/>
          <w:sz w:val="28"/>
          <w:szCs w:val="28"/>
          <w:rtl/>
          <w:lang w:bidi="he-IL"/>
        </w:rPr>
        <w:t>מוגשת</w:t>
      </w:r>
      <w:r w:rsidRPr="005E26FA">
        <w:rPr>
          <w:rFonts w:cs="Arial"/>
          <w:sz w:val="28"/>
          <w:szCs w:val="28"/>
          <w:rtl/>
          <w:lang w:bidi="he-IL"/>
        </w:rPr>
        <w:t xml:space="preserve"> </w:t>
      </w:r>
      <w:r w:rsidRPr="005E26FA">
        <w:rPr>
          <w:rFonts w:cs="Arial" w:hint="cs"/>
          <w:sz w:val="28"/>
          <w:szCs w:val="28"/>
          <w:rtl/>
          <w:lang w:bidi="he-IL"/>
        </w:rPr>
        <w:t>כעבודת</w:t>
      </w:r>
      <w:r w:rsidRPr="005E26FA">
        <w:rPr>
          <w:rFonts w:cs="Arial"/>
          <w:sz w:val="28"/>
          <w:szCs w:val="28"/>
          <w:rtl/>
          <w:lang w:bidi="he-IL"/>
        </w:rPr>
        <w:t xml:space="preserve"> </w:t>
      </w:r>
      <w:r w:rsidRPr="005E26FA">
        <w:rPr>
          <w:rFonts w:cs="Arial" w:hint="cs"/>
          <w:sz w:val="28"/>
          <w:szCs w:val="28"/>
          <w:rtl/>
          <w:lang w:bidi="he-IL"/>
        </w:rPr>
        <w:t>חקר</w:t>
      </w:r>
      <w:r w:rsidRPr="005E26FA">
        <w:rPr>
          <w:rFonts w:cs="Arial"/>
          <w:sz w:val="28"/>
          <w:szCs w:val="28"/>
          <w:rtl/>
          <w:lang w:bidi="he-IL"/>
        </w:rPr>
        <w:t xml:space="preserve"> </w:t>
      </w:r>
      <w:r w:rsidRPr="005E26FA">
        <w:rPr>
          <w:rFonts w:cs="Arial" w:hint="cs"/>
          <w:sz w:val="28"/>
          <w:szCs w:val="28"/>
          <w:rtl/>
          <w:lang w:bidi="he-IL"/>
        </w:rPr>
        <w:t>בהיקף</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2 </w:t>
      </w:r>
      <w:r w:rsidRPr="005E26FA">
        <w:rPr>
          <w:rFonts w:cs="Arial" w:hint="cs"/>
          <w:sz w:val="28"/>
          <w:szCs w:val="28"/>
          <w:rtl/>
          <w:lang w:bidi="he-IL"/>
        </w:rPr>
        <w:t>יח</w:t>
      </w:r>
      <w:r w:rsidRPr="005E26FA">
        <w:rPr>
          <w:rFonts w:cs="Arial"/>
          <w:sz w:val="28"/>
          <w:szCs w:val="28"/>
          <w:rtl/>
          <w:lang w:bidi="he-IL"/>
        </w:rPr>
        <w:t>"</w:t>
      </w:r>
      <w:r w:rsidRPr="005E26FA">
        <w:rPr>
          <w:rFonts w:cs="Arial" w:hint="cs"/>
          <w:sz w:val="28"/>
          <w:szCs w:val="28"/>
          <w:rtl/>
          <w:lang w:bidi="he-IL"/>
        </w:rPr>
        <w:t>ל</w:t>
      </w:r>
      <w:r w:rsidRPr="005E26FA">
        <w:rPr>
          <w:rFonts w:cs="Arial"/>
          <w:sz w:val="28"/>
          <w:szCs w:val="28"/>
          <w:rtl/>
          <w:lang w:bidi="he-IL"/>
        </w:rPr>
        <w:t xml:space="preserve"> </w:t>
      </w:r>
      <w:r w:rsidRPr="005E26FA">
        <w:rPr>
          <w:rFonts w:cs="Arial" w:hint="cs"/>
          <w:sz w:val="28"/>
          <w:szCs w:val="28"/>
          <w:rtl/>
          <w:lang w:bidi="he-IL"/>
        </w:rPr>
        <w:t>לקראת</w:t>
      </w:r>
      <w:r w:rsidRPr="005E26FA">
        <w:rPr>
          <w:rFonts w:cs="Arial"/>
          <w:sz w:val="28"/>
          <w:szCs w:val="28"/>
          <w:rtl/>
          <w:lang w:bidi="he-IL"/>
        </w:rPr>
        <w:t xml:space="preserve"> </w:t>
      </w:r>
      <w:r w:rsidRPr="005E26FA">
        <w:rPr>
          <w:rFonts w:cs="Arial" w:hint="cs"/>
          <w:sz w:val="28"/>
          <w:szCs w:val="28"/>
          <w:rtl/>
          <w:lang w:bidi="he-IL"/>
        </w:rPr>
        <w:t>קבלת</w:t>
      </w:r>
      <w:r w:rsidRPr="005E26FA">
        <w:rPr>
          <w:rFonts w:cs="Arial"/>
          <w:sz w:val="28"/>
          <w:szCs w:val="28"/>
          <w:rtl/>
          <w:lang w:bidi="he-IL"/>
        </w:rPr>
        <w:t xml:space="preserve"> </w:t>
      </w:r>
      <w:r w:rsidRPr="005E26FA">
        <w:rPr>
          <w:rFonts w:cs="Arial" w:hint="cs"/>
          <w:sz w:val="28"/>
          <w:szCs w:val="28"/>
          <w:rtl/>
          <w:lang w:bidi="he-IL"/>
        </w:rPr>
        <w:t>ציון</w:t>
      </w:r>
      <w:r w:rsidRPr="005E26FA">
        <w:rPr>
          <w:rFonts w:cs="Arial"/>
          <w:sz w:val="28"/>
          <w:szCs w:val="28"/>
          <w:rtl/>
          <w:lang w:bidi="he-IL"/>
        </w:rPr>
        <w:t xml:space="preserve"> </w:t>
      </w:r>
      <w:r w:rsidR="009E2FCF">
        <w:rPr>
          <w:rFonts w:cs="Arial"/>
          <w:sz w:val="28"/>
          <w:szCs w:val="28"/>
          <w:lang w:bidi="he-IL"/>
        </w:rPr>
        <w:t xml:space="preserve"> </w:t>
      </w:r>
      <w:r w:rsidR="009E2FCF">
        <w:rPr>
          <w:rFonts w:cs="Arial" w:hint="cs"/>
          <w:sz w:val="28"/>
          <w:szCs w:val="28"/>
          <w:rtl/>
          <w:lang w:bidi="he-IL"/>
        </w:rPr>
        <w:t>בתוכנית מעלה</w:t>
      </w:r>
      <w:r w:rsidRPr="005E26FA">
        <w:rPr>
          <w:rFonts w:cs="Arial"/>
          <w:sz w:val="28"/>
          <w:szCs w:val="28"/>
          <w:rtl/>
          <w:lang w:bidi="he-IL"/>
        </w:rPr>
        <w:t xml:space="preserve">. </w:t>
      </w:r>
      <w:r w:rsidRPr="005E26FA">
        <w:rPr>
          <w:rFonts w:cs="Arial" w:hint="cs"/>
          <w:sz w:val="28"/>
          <w:szCs w:val="28"/>
          <w:rtl/>
          <w:lang w:bidi="he-IL"/>
        </w:rPr>
        <w:t>העבודה</w:t>
      </w:r>
      <w:r w:rsidRPr="005E26FA">
        <w:rPr>
          <w:rFonts w:cs="Arial"/>
          <w:sz w:val="28"/>
          <w:szCs w:val="28"/>
          <w:rtl/>
          <w:lang w:bidi="he-IL"/>
        </w:rPr>
        <w:t xml:space="preserve"> </w:t>
      </w:r>
      <w:r w:rsidRPr="005E26FA">
        <w:rPr>
          <w:rFonts w:cs="Arial" w:hint="cs"/>
          <w:sz w:val="28"/>
          <w:szCs w:val="28"/>
          <w:rtl/>
          <w:lang w:bidi="he-IL"/>
        </w:rPr>
        <w:t>חקרה</w:t>
      </w:r>
      <w:r w:rsidRPr="005E26FA">
        <w:rPr>
          <w:rFonts w:cs="Arial"/>
          <w:sz w:val="28"/>
          <w:szCs w:val="28"/>
          <w:rtl/>
          <w:lang w:bidi="he-IL"/>
        </w:rPr>
        <w:t xml:space="preserve"> </w:t>
      </w:r>
      <w:r w:rsidRPr="005E26FA">
        <w:rPr>
          <w:rFonts w:cs="Arial" w:hint="cs"/>
          <w:sz w:val="28"/>
          <w:szCs w:val="28"/>
          <w:rtl/>
          <w:lang w:bidi="he-IL"/>
        </w:rPr>
        <w:t>את</w:t>
      </w:r>
      <w:r w:rsidRPr="005E26FA">
        <w:rPr>
          <w:rFonts w:cs="Arial"/>
          <w:sz w:val="28"/>
          <w:szCs w:val="28"/>
          <w:rtl/>
          <w:lang w:bidi="he-IL"/>
        </w:rPr>
        <w:t xml:space="preserve"> </w:t>
      </w:r>
      <w:r w:rsidRPr="005E26FA">
        <w:rPr>
          <w:rFonts w:cs="Arial" w:hint="cs"/>
          <w:sz w:val="28"/>
          <w:szCs w:val="28"/>
          <w:rtl/>
          <w:lang w:bidi="he-IL"/>
        </w:rPr>
        <w:t>דינמיקת</w:t>
      </w:r>
      <w:r w:rsidRPr="005E26FA">
        <w:rPr>
          <w:rFonts w:cs="Arial"/>
          <w:sz w:val="28"/>
          <w:szCs w:val="28"/>
          <w:rtl/>
          <w:lang w:bidi="he-IL"/>
        </w:rPr>
        <w:t xml:space="preserve"> </w:t>
      </w:r>
      <w:r w:rsidRPr="005E26FA">
        <w:rPr>
          <w:rFonts w:cs="Arial" w:hint="cs"/>
          <w:sz w:val="28"/>
          <w:szCs w:val="28"/>
          <w:rtl/>
          <w:lang w:bidi="he-IL"/>
        </w:rPr>
        <w:t>התנועה</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מטוטלת</w:t>
      </w:r>
      <w:r w:rsidRPr="005E26FA">
        <w:rPr>
          <w:rFonts w:cs="Arial"/>
          <w:sz w:val="28"/>
          <w:szCs w:val="28"/>
          <w:rtl/>
          <w:lang w:bidi="he-IL"/>
        </w:rPr>
        <w:t xml:space="preserve"> </w:t>
      </w:r>
      <w:r w:rsidRPr="005E26FA">
        <w:rPr>
          <w:rFonts w:cs="Arial" w:hint="cs"/>
          <w:sz w:val="28"/>
          <w:szCs w:val="28"/>
          <w:rtl/>
          <w:lang w:bidi="he-IL"/>
        </w:rPr>
        <w:t>כפולה</w:t>
      </w:r>
      <w:r w:rsidRPr="005E26FA">
        <w:rPr>
          <w:rFonts w:cs="Arial"/>
          <w:sz w:val="28"/>
          <w:szCs w:val="28"/>
          <w:rtl/>
          <w:lang w:bidi="he-IL"/>
        </w:rPr>
        <w:t xml:space="preserve"> – </w:t>
      </w:r>
      <w:r w:rsidRPr="005E26FA">
        <w:rPr>
          <w:rFonts w:cs="Arial" w:hint="cs"/>
          <w:sz w:val="28"/>
          <w:szCs w:val="28"/>
          <w:rtl/>
          <w:lang w:bidi="he-IL"/>
        </w:rPr>
        <w:t>מערכת</w:t>
      </w:r>
      <w:r w:rsidRPr="005E26FA">
        <w:rPr>
          <w:rFonts w:cs="Arial"/>
          <w:sz w:val="28"/>
          <w:szCs w:val="28"/>
          <w:rtl/>
          <w:lang w:bidi="he-IL"/>
        </w:rPr>
        <w:t xml:space="preserve"> </w:t>
      </w:r>
      <w:r w:rsidRPr="005E26FA">
        <w:rPr>
          <w:rFonts w:cs="Arial" w:hint="cs"/>
          <w:sz w:val="28"/>
          <w:szCs w:val="28"/>
          <w:rtl/>
          <w:lang w:bidi="he-IL"/>
        </w:rPr>
        <w:t>המורכבת</w:t>
      </w:r>
      <w:r w:rsidRPr="005E26FA">
        <w:rPr>
          <w:rFonts w:cs="Arial"/>
          <w:sz w:val="28"/>
          <w:szCs w:val="28"/>
          <w:rtl/>
          <w:lang w:bidi="he-IL"/>
        </w:rPr>
        <w:t xml:space="preserve"> </w:t>
      </w:r>
      <w:r w:rsidRPr="005E26FA">
        <w:rPr>
          <w:rFonts w:cs="Arial" w:hint="cs"/>
          <w:sz w:val="28"/>
          <w:szCs w:val="28"/>
          <w:rtl/>
          <w:lang w:bidi="he-IL"/>
        </w:rPr>
        <w:t>משתי</w:t>
      </w:r>
      <w:r w:rsidRPr="005E26FA">
        <w:rPr>
          <w:rFonts w:cs="Arial"/>
          <w:sz w:val="28"/>
          <w:szCs w:val="28"/>
          <w:rtl/>
          <w:lang w:bidi="he-IL"/>
        </w:rPr>
        <w:t xml:space="preserve"> </w:t>
      </w:r>
      <w:r w:rsidRPr="005E26FA">
        <w:rPr>
          <w:rFonts w:cs="Arial" w:hint="cs"/>
          <w:sz w:val="28"/>
          <w:szCs w:val="28"/>
          <w:rtl/>
          <w:lang w:bidi="he-IL"/>
        </w:rPr>
        <w:t>זרועות</w:t>
      </w:r>
      <w:r w:rsidRPr="005E26FA">
        <w:rPr>
          <w:rFonts w:cs="Arial"/>
          <w:sz w:val="28"/>
          <w:szCs w:val="28"/>
          <w:rtl/>
          <w:lang w:bidi="he-IL"/>
        </w:rPr>
        <w:t xml:space="preserve"> </w:t>
      </w:r>
      <w:r w:rsidRPr="005E26FA">
        <w:rPr>
          <w:rFonts w:cs="Arial" w:hint="cs"/>
          <w:sz w:val="28"/>
          <w:szCs w:val="28"/>
          <w:rtl/>
          <w:lang w:bidi="he-IL"/>
        </w:rPr>
        <w:t>המחוברות</w:t>
      </w:r>
      <w:r w:rsidRPr="005E26FA">
        <w:rPr>
          <w:rFonts w:cs="Arial"/>
          <w:sz w:val="28"/>
          <w:szCs w:val="28"/>
          <w:rtl/>
          <w:lang w:bidi="he-IL"/>
        </w:rPr>
        <w:t xml:space="preserve"> </w:t>
      </w:r>
      <w:r w:rsidRPr="005E26FA">
        <w:rPr>
          <w:rFonts w:cs="Arial" w:hint="cs"/>
          <w:sz w:val="28"/>
          <w:szCs w:val="28"/>
          <w:rtl/>
          <w:lang w:bidi="he-IL"/>
        </w:rPr>
        <w:t>זו</w:t>
      </w:r>
      <w:r w:rsidRPr="005E26FA">
        <w:rPr>
          <w:rFonts w:cs="Arial"/>
          <w:sz w:val="28"/>
          <w:szCs w:val="28"/>
          <w:rtl/>
          <w:lang w:bidi="he-IL"/>
        </w:rPr>
        <w:t xml:space="preserve"> </w:t>
      </w:r>
      <w:r w:rsidRPr="005E26FA">
        <w:rPr>
          <w:rFonts w:cs="Arial" w:hint="cs"/>
          <w:sz w:val="28"/>
          <w:szCs w:val="28"/>
          <w:rtl/>
          <w:lang w:bidi="he-IL"/>
        </w:rPr>
        <w:t>לזו</w:t>
      </w:r>
      <w:r w:rsidRPr="005E26FA">
        <w:rPr>
          <w:rFonts w:cs="Arial"/>
          <w:sz w:val="28"/>
          <w:szCs w:val="28"/>
          <w:rtl/>
          <w:lang w:bidi="he-IL"/>
        </w:rPr>
        <w:t xml:space="preserve"> </w:t>
      </w:r>
      <w:r w:rsidRPr="005E26FA">
        <w:rPr>
          <w:rFonts w:cs="Arial" w:hint="cs"/>
          <w:sz w:val="28"/>
          <w:szCs w:val="28"/>
          <w:rtl/>
          <w:lang w:bidi="he-IL"/>
        </w:rPr>
        <w:t>ונעות</w:t>
      </w:r>
      <w:r w:rsidRPr="005E26FA">
        <w:rPr>
          <w:rFonts w:cs="Arial"/>
          <w:sz w:val="28"/>
          <w:szCs w:val="28"/>
          <w:rtl/>
          <w:lang w:bidi="he-IL"/>
        </w:rPr>
        <w:t xml:space="preserve"> </w:t>
      </w:r>
      <w:r w:rsidRPr="005E26FA">
        <w:rPr>
          <w:rFonts w:cs="Arial" w:hint="cs"/>
          <w:sz w:val="28"/>
          <w:szCs w:val="28"/>
          <w:rtl/>
          <w:lang w:bidi="he-IL"/>
        </w:rPr>
        <w:t>בתנודות</w:t>
      </w:r>
      <w:r w:rsidRPr="005E26FA">
        <w:rPr>
          <w:rFonts w:cs="Arial"/>
          <w:sz w:val="28"/>
          <w:szCs w:val="28"/>
          <w:rtl/>
          <w:lang w:bidi="he-IL"/>
        </w:rPr>
        <w:t xml:space="preserve"> </w:t>
      </w:r>
      <w:r w:rsidRPr="005E26FA">
        <w:rPr>
          <w:rFonts w:cs="Arial" w:hint="cs"/>
          <w:sz w:val="28"/>
          <w:szCs w:val="28"/>
          <w:rtl/>
          <w:lang w:bidi="he-IL"/>
        </w:rPr>
        <w:t>תלויות</w:t>
      </w:r>
      <w:r w:rsidRPr="005E26FA">
        <w:rPr>
          <w:rFonts w:cs="Arial"/>
          <w:sz w:val="28"/>
          <w:szCs w:val="28"/>
          <w:rtl/>
          <w:lang w:bidi="he-IL"/>
        </w:rPr>
        <w:t xml:space="preserve">. </w:t>
      </w:r>
      <w:r w:rsidRPr="005E26FA">
        <w:rPr>
          <w:rFonts w:cs="Arial" w:hint="cs"/>
          <w:sz w:val="28"/>
          <w:szCs w:val="28"/>
          <w:rtl/>
          <w:lang w:bidi="he-IL"/>
        </w:rPr>
        <w:t>המחקר</w:t>
      </w:r>
      <w:r w:rsidRPr="005E26FA">
        <w:rPr>
          <w:rFonts w:cs="Arial"/>
          <w:sz w:val="28"/>
          <w:szCs w:val="28"/>
          <w:rtl/>
          <w:lang w:bidi="he-IL"/>
        </w:rPr>
        <w:t xml:space="preserve"> </w:t>
      </w:r>
      <w:r w:rsidRPr="005E26FA">
        <w:rPr>
          <w:rFonts w:cs="Arial" w:hint="cs"/>
          <w:sz w:val="28"/>
          <w:szCs w:val="28"/>
          <w:rtl/>
          <w:lang w:bidi="he-IL"/>
        </w:rPr>
        <w:t>התמקד</w:t>
      </w:r>
      <w:r w:rsidRPr="005E26FA">
        <w:rPr>
          <w:rFonts w:cs="Arial"/>
          <w:sz w:val="28"/>
          <w:szCs w:val="28"/>
          <w:rtl/>
          <w:lang w:bidi="he-IL"/>
        </w:rPr>
        <w:t xml:space="preserve"> </w:t>
      </w:r>
      <w:r w:rsidRPr="005E26FA">
        <w:rPr>
          <w:rFonts w:cs="Arial" w:hint="cs"/>
          <w:sz w:val="28"/>
          <w:szCs w:val="28"/>
          <w:rtl/>
          <w:lang w:bidi="he-IL"/>
        </w:rPr>
        <w:t>בהשפעת</w:t>
      </w:r>
      <w:r w:rsidRPr="005E26FA">
        <w:rPr>
          <w:rFonts w:cs="Arial"/>
          <w:sz w:val="28"/>
          <w:szCs w:val="28"/>
          <w:rtl/>
          <w:lang w:bidi="he-IL"/>
        </w:rPr>
        <w:t xml:space="preserve"> </w:t>
      </w:r>
      <w:r w:rsidRPr="005E26FA">
        <w:rPr>
          <w:rFonts w:cs="Arial" w:hint="cs"/>
          <w:sz w:val="28"/>
          <w:szCs w:val="28"/>
          <w:rtl/>
          <w:lang w:bidi="he-IL"/>
        </w:rPr>
        <w:t>הפרמטרים</w:t>
      </w:r>
      <w:r w:rsidRPr="005E26FA">
        <w:rPr>
          <w:rFonts w:cs="Arial"/>
          <w:sz w:val="28"/>
          <w:szCs w:val="28"/>
          <w:rtl/>
          <w:lang w:bidi="he-IL"/>
        </w:rPr>
        <w:t xml:space="preserve"> </w:t>
      </w:r>
      <w:r w:rsidRPr="005E26FA">
        <w:rPr>
          <w:rFonts w:cs="Arial" w:hint="cs"/>
          <w:sz w:val="28"/>
          <w:szCs w:val="28"/>
          <w:rtl/>
          <w:lang w:bidi="he-IL"/>
        </w:rPr>
        <w:t>הפיזיקליים</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המערכת</w:t>
      </w:r>
      <w:r w:rsidRPr="005E26FA">
        <w:rPr>
          <w:rFonts w:cs="Arial"/>
          <w:sz w:val="28"/>
          <w:szCs w:val="28"/>
          <w:rtl/>
          <w:lang w:bidi="he-IL"/>
        </w:rPr>
        <w:t xml:space="preserve">, </w:t>
      </w:r>
      <w:r w:rsidRPr="005E26FA">
        <w:rPr>
          <w:rFonts w:cs="Arial" w:hint="cs"/>
          <w:sz w:val="28"/>
          <w:szCs w:val="28"/>
          <w:rtl/>
          <w:lang w:bidi="he-IL"/>
        </w:rPr>
        <w:t>וכן</w:t>
      </w:r>
      <w:r w:rsidRPr="005E26FA">
        <w:rPr>
          <w:rFonts w:cs="Arial"/>
          <w:sz w:val="28"/>
          <w:szCs w:val="28"/>
          <w:rtl/>
          <w:lang w:bidi="he-IL"/>
        </w:rPr>
        <w:t xml:space="preserve"> </w:t>
      </w:r>
      <w:r w:rsidRPr="005E26FA">
        <w:rPr>
          <w:rFonts w:cs="Arial" w:hint="cs"/>
          <w:sz w:val="28"/>
          <w:szCs w:val="28"/>
          <w:rtl/>
          <w:lang w:bidi="he-IL"/>
        </w:rPr>
        <w:t>הזוויות</w:t>
      </w:r>
      <w:r w:rsidRPr="005E26FA">
        <w:rPr>
          <w:rFonts w:cs="Arial"/>
          <w:sz w:val="28"/>
          <w:szCs w:val="28"/>
          <w:rtl/>
          <w:lang w:bidi="he-IL"/>
        </w:rPr>
        <w:t xml:space="preserve"> </w:t>
      </w:r>
      <w:r w:rsidRPr="005E26FA">
        <w:rPr>
          <w:rFonts w:cs="Arial" w:hint="cs"/>
          <w:sz w:val="28"/>
          <w:szCs w:val="28"/>
          <w:rtl/>
          <w:lang w:bidi="he-IL"/>
        </w:rPr>
        <w:t>ההתחלתיות</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המטוטלות</w:t>
      </w:r>
      <w:r w:rsidRPr="005E26FA">
        <w:rPr>
          <w:rFonts w:cs="Arial"/>
          <w:sz w:val="28"/>
          <w:szCs w:val="28"/>
          <w:rtl/>
          <w:lang w:bidi="he-IL"/>
        </w:rPr>
        <w:t xml:space="preserve">. </w:t>
      </w:r>
      <w:r w:rsidRPr="005E26FA">
        <w:rPr>
          <w:rFonts w:cs="Arial" w:hint="cs"/>
          <w:sz w:val="28"/>
          <w:szCs w:val="28"/>
          <w:rtl/>
          <w:lang w:bidi="he-IL"/>
        </w:rPr>
        <w:t>במסגרת</w:t>
      </w:r>
      <w:r w:rsidRPr="005E26FA">
        <w:rPr>
          <w:rFonts w:cs="Arial"/>
          <w:sz w:val="28"/>
          <w:szCs w:val="28"/>
          <w:rtl/>
          <w:lang w:bidi="he-IL"/>
        </w:rPr>
        <w:t xml:space="preserve"> </w:t>
      </w:r>
      <w:r w:rsidRPr="005E26FA">
        <w:rPr>
          <w:rFonts w:cs="Arial" w:hint="cs"/>
          <w:sz w:val="28"/>
          <w:szCs w:val="28"/>
          <w:rtl/>
          <w:lang w:bidi="he-IL"/>
        </w:rPr>
        <w:t>העבודה</w:t>
      </w:r>
      <w:r w:rsidRPr="005E26FA">
        <w:rPr>
          <w:rFonts w:cs="Arial"/>
          <w:sz w:val="28"/>
          <w:szCs w:val="28"/>
          <w:rtl/>
          <w:lang w:bidi="he-IL"/>
        </w:rPr>
        <w:t xml:space="preserve"> </w:t>
      </w:r>
      <w:r w:rsidRPr="005E26FA">
        <w:rPr>
          <w:rFonts w:cs="Arial" w:hint="cs"/>
          <w:sz w:val="28"/>
          <w:szCs w:val="28"/>
          <w:rtl/>
          <w:lang w:bidi="he-IL"/>
        </w:rPr>
        <w:t>נבנה</w:t>
      </w:r>
      <w:r w:rsidRPr="005E26FA">
        <w:rPr>
          <w:rFonts w:cs="Arial"/>
          <w:sz w:val="28"/>
          <w:szCs w:val="28"/>
          <w:rtl/>
          <w:lang w:bidi="he-IL"/>
        </w:rPr>
        <w:t xml:space="preserve"> </w:t>
      </w:r>
      <w:r w:rsidRPr="005E26FA">
        <w:rPr>
          <w:rFonts w:cs="Arial" w:hint="cs"/>
          <w:sz w:val="28"/>
          <w:szCs w:val="28"/>
          <w:rtl/>
          <w:lang w:bidi="he-IL"/>
        </w:rPr>
        <w:t>מודל</w:t>
      </w:r>
      <w:r w:rsidRPr="005E26FA">
        <w:rPr>
          <w:rFonts w:cs="Arial"/>
          <w:sz w:val="28"/>
          <w:szCs w:val="28"/>
          <w:rtl/>
          <w:lang w:bidi="he-IL"/>
        </w:rPr>
        <w:t xml:space="preserve"> </w:t>
      </w:r>
      <w:r w:rsidRPr="005E26FA">
        <w:rPr>
          <w:rFonts w:cs="Arial" w:hint="cs"/>
          <w:sz w:val="28"/>
          <w:szCs w:val="28"/>
          <w:rtl/>
          <w:lang w:bidi="he-IL"/>
        </w:rPr>
        <w:t>מתמטי</w:t>
      </w:r>
      <w:r w:rsidRPr="005E26FA">
        <w:rPr>
          <w:rFonts w:cs="Arial"/>
          <w:sz w:val="28"/>
          <w:szCs w:val="28"/>
          <w:rtl/>
          <w:lang w:bidi="he-IL"/>
        </w:rPr>
        <w:t xml:space="preserve"> </w:t>
      </w:r>
      <w:r w:rsidRPr="005E26FA">
        <w:rPr>
          <w:rFonts w:cs="Arial" w:hint="cs"/>
          <w:sz w:val="28"/>
          <w:szCs w:val="28"/>
          <w:rtl/>
          <w:lang w:bidi="he-IL"/>
        </w:rPr>
        <w:t>המבוסס</w:t>
      </w:r>
      <w:r w:rsidRPr="005E26FA">
        <w:rPr>
          <w:rFonts w:cs="Arial"/>
          <w:sz w:val="28"/>
          <w:szCs w:val="28"/>
          <w:rtl/>
          <w:lang w:bidi="he-IL"/>
        </w:rPr>
        <w:t xml:space="preserve"> </w:t>
      </w:r>
      <w:r w:rsidRPr="005E26FA">
        <w:rPr>
          <w:rFonts w:cs="Arial" w:hint="cs"/>
          <w:sz w:val="28"/>
          <w:szCs w:val="28"/>
          <w:rtl/>
          <w:lang w:bidi="he-IL"/>
        </w:rPr>
        <w:t>על</w:t>
      </w:r>
      <w:r w:rsidRPr="005E26FA">
        <w:rPr>
          <w:rFonts w:cs="Arial"/>
          <w:sz w:val="28"/>
          <w:szCs w:val="28"/>
          <w:rtl/>
          <w:lang w:bidi="he-IL"/>
        </w:rPr>
        <w:t xml:space="preserve"> </w:t>
      </w:r>
      <w:r w:rsidRPr="005E26FA">
        <w:rPr>
          <w:rFonts w:cs="Arial" w:hint="cs"/>
          <w:sz w:val="28"/>
          <w:szCs w:val="28"/>
          <w:rtl/>
          <w:lang w:bidi="he-IL"/>
        </w:rPr>
        <w:t>משוואות</w:t>
      </w:r>
      <w:r w:rsidRPr="005E26FA">
        <w:rPr>
          <w:rFonts w:cs="Arial"/>
          <w:sz w:val="28"/>
          <w:szCs w:val="28"/>
          <w:rtl/>
          <w:lang w:bidi="he-IL"/>
        </w:rPr>
        <w:t xml:space="preserve"> </w:t>
      </w:r>
      <w:r w:rsidRPr="005E26FA">
        <w:rPr>
          <w:rFonts w:cs="Arial" w:hint="cs"/>
          <w:sz w:val="28"/>
          <w:szCs w:val="28"/>
          <w:rtl/>
          <w:lang w:bidi="he-IL"/>
        </w:rPr>
        <w:t>דיפרנציאליות</w:t>
      </w:r>
      <w:r w:rsidRPr="005E26FA">
        <w:rPr>
          <w:rFonts w:cs="Arial"/>
          <w:sz w:val="28"/>
          <w:szCs w:val="28"/>
          <w:rtl/>
          <w:lang w:bidi="he-IL"/>
        </w:rPr>
        <w:t xml:space="preserve"> </w:t>
      </w:r>
      <w:r w:rsidRPr="005E26FA">
        <w:rPr>
          <w:rFonts w:cs="Arial" w:hint="cs"/>
          <w:sz w:val="28"/>
          <w:szCs w:val="28"/>
          <w:rtl/>
          <w:lang w:bidi="he-IL"/>
        </w:rPr>
        <w:t>בלתי</w:t>
      </w:r>
      <w:r w:rsidRPr="005E26FA">
        <w:rPr>
          <w:rFonts w:cs="Arial"/>
          <w:sz w:val="28"/>
          <w:szCs w:val="28"/>
          <w:rtl/>
          <w:lang w:bidi="he-IL"/>
        </w:rPr>
        <w:t xml:space="preserve"> </w:t>
      </w:r>
      <w:r w:rsidRPr="005E26FA">
        <w:rPr>
          <w:rFonts w:cs="Arial" w:hint="cs"/>
          <w:sz w:val="28"/>
          <w:szCs w:val="28"/>
          <w:rtl/>
          <w:lang w:bidi="he-IL"/>
        </w:rPr>
        <w:t>ליניאריות</w:t>
      </w:r>
      <w:r w:rsidRPr="005E26FA">
        <w:rPr>
          <w:rFonts w:cs="Arial"/>
          <w:sz w:val="28"/>
          <w:szCs w:val="28"/>
          <w:rtl/>
          <w:lang w:bidi="he-IL"/>
        </w:rPr>
        <w:t xml:space="preserve">, </w:t>
      </w:r>
      <w:r w:rsidRPr="005E26FA">
        <w:rPr>
          <w:rFonts w:cs="Arial" w:hint="cs"/>
          <w:sz w:val="28"/>
          <w:szCs w:val="28"/>
          <w:rtl/>
          <w:lang w:bidi="he-IL"/>
        </w:rPr>
        <w:t>ונכתבה</w:t>
      </w:r>
      <w:r w:rsidRPr="005E26FA">
        <w:rPr>
          <w:rFonts w:cs="Arial"/>
          <w:sz w:val="28"/>
          <w:szCs w:val="28"/>
          <w:rtl/>
          <w:lang w:bidi="he-IL"/>
        </w:rPr>
        <w:t xml:space="preserve"> </w:t>
      </w:r>
      <w:r w:rsidRPr="005E26FA">
        <w:rPr>
          <w:rFonts w:cs="Arial" w:hint="cs"/>
          <w:sz w:val="28"/>
          <w:szCs w:val="28"/>
          <w:rtl/>
          <w:lang w:bidi="he-IL"/>
        </w:rPr>
        <w:t>סימולציה</w:t>
      </w:r>
      <w:r w:rsidRPr="005E26FA">
        <w:rPr>
          <w:rFonts w:cs="Arial"/>
          <w:sz w:val="28"/>
          <w:szCs w:val="28"/>
          <w:rtl/>
          <w:lang w:bidi="he-IL"/>
        </w:rPr>
        <w:t xml:space="preserve"> </w:t>
      </w:r>
      <w:r w:rsidRPr="005E26FA">
        <w:rPr>
          <w:rFonts w:cs="Arial" w:hint="cs"/>
          <w:sz w:val="28"/>
          <w:szCs w:val="28"/>
          <w:rtl/>
          <w:lang w:bidi="he-IL"/>
        </w:rPr>
        <w:t>ממוחשבת</w:t>
      </w:r>
      <w:r w:rsidRPr="005E26FA">
        <w:rPr>
          <w:rFonts w:cs="Arial"/>
          <w:sz w:val="28"/>
          <w:szCs w:val="28"/>
          <w:rtl/>
          <w:lang w:bidi="he-IL"/>
        </w:rPr>
        <w:t xml:space="preserve"> </w:t>
      </w:r>
      <w:r w:rsidRPr="005E26FA">
        <w:rPr>
          <w:rFonts w:cs="Arial" w:hint="cs"/>
          <w:sz w:val="28"/>
          <w:szCs w:val="28"/>
          <w:rtl/>
          <w:lang w:bidi="he-IL"/>
        </w:rPr>
        <w:t>אשר</w:t>
      </w:r>
      <w:r w:rsidRPr="005E26FA">
        <w:rPr>
          <w:rFonts w:cs="Arial"/>
          <w:sz w:val="28"/>
          <w:szCs w:val="28"/>
          <w:rtl/>
          <w:lang w:bidi="he-IL"/>
        </w:rPr>
        <w:t xml:space="preserve"> </w:t>
      </w:r>
      <w:r w:rsidRPr="005E26FA">
        <w:rPr>
          <w:rFonts w:cs="Arial" w:hint="cs"/>
          <w:sz w:val="28"/>
          <w:szCs w:val="28"/>
          <w:rtl/>
          <w:lang w:bidi="he-IL"/>
        </w:rPr>
        <w:t>מדמה</w:t>
      </w:r>
      <w:r w:rsidRPr="005E26FA">
        <w:rPr>
          <w:rFonts w:cs="Arial"/>
          <w:sz w:val="28"/>
          <w:szCs w:val="28"/>
          <w:rtl/>
          <w:lang w:bidi="he-IL"/>
        </w:rPr>
        <w:t xml:space="preserve"> </w:t>
      </w:r>
      <w:r w:rsidRPr="005E26FA">
        <w:rPr>
          <w:rFonts w:cs="Arial" w:hint="cs"/>
          <w:sz w:val="28"/>
          <w:szCs w:val="28"/>
          <w:rtl/>
          <w:lang w:bidi="he-IL"/>
        </w:rPr>
        <w:t>את</w:t>
      </w:r>
      <w:r w:rsidRPr="005E26FA">
        <w:rPr>
          <w:rFonts w:cs="Arial"/>
          <w:sz w:val="28"/>
          <w:szCs w:val="28"/>
          <w:rtl/>
          <w:lang w:bidi="he-IL"/>
        </w:rPr>
        <w:t xml:space="preserve"> </w:t>
      </w:r>
      <w:r w:rsidRPr="005E26FA">
        <w:rPr>
          <w:rFonts w:cs="Arial" w:hint="cs"/>
          <w:sz w:val="28"/>
          <w:szCs w:val="28"/>
          <w:rtl/>
          <w:lang w:bidi="he-IL"/>
        </w:rPr>
        <w:t>התנהגות</w:t>
      </w:r>
      <w:r w:rsidRPr="005E26FA">
        <w:rPr>
          <w:rFonts w:cs="Arial"/>
          <w:sz w:val="28"/>
          <w:szCs w:val="28"/>
          <w:rtl/>
          <w:lang w:bidi="he-IL"/>
        </w:rPr>
        <w:t xml:space="preserve"> </w:t>
      </w:r>
      <w:r w:rsidRPr="005E26FA">
        <w:rPr>
          <w:rFonts w:cs="Arial" w:hint="cs"/>
          <w:sz w:val="28"/>
          <w:szCs w:val="28"/>
          <w:rtl/>
          <w:lang w:bidi="he-IL"/>
        </w:rPr>
        <w:t>המטוטלת</w:t>
      </w:r>
      <w:r w:rsidRPr="005E26FA">
        <w:rPr>
          <w:rFonts w:cs="Arial"/>
          <w:sz w:val="28"/>
          <w:szCs w:val="28"/>
          <w:rtl/>
          <w:lang w:bidi="he-IL"/>
        </w:rPr>
        <w:t xml:space="preserve"> </w:t>
      </w:r>
      <w:r w:rsidRPr="005E26FA">
        <w:rPr>
          <w:rFonts w:cs="Arial" w:hint="cs"/>
          <w:sz w:val="28"/>
          <w:szCs w:val="28"/>
          <w:rtl/>
          <w:lang w:bidi="he-IL"/>
        </w:rPr>
        <w:t>בזמן</w:t>
      </w:r>
      <w:r w:rsidRPr="005E26FA">
        <w:rPr>
          <w:rFonts w:cs="Arial"/>
          <w:sz w:val="28"/>
          <w:szCs w:val="28"/>
          <w:rtl/>
          <w:lang w:bidi="he-IL"/>
        </w:rPr>
        <w:t xml:space="preserve"> </w:t>
      </w:r>
      <w:r w:rsidRPr="005E26FA">
        <w:rPr>
          <w:rFonts w:cs="Arial" w:hint="cs"/>
          <w:sz w:val="28"/>
          <w:szCs w:val="28"/>
          <w:rtl/>
          <w:lang w:bidi="he-IL"/>
        </w:rPr>
        <w:t>אמת</w:t>
      </w:r>
      <w:r w:rsidRPr="005E26FA">
        <w:rPr>
          <w:rFonts w:cs="Arial"/>
          <w:sz w:val="28"/>
          <w:szCs w:val="28"/>
          <w:rtl/>
          <w:lang w:bidi="he-IL"/>
        </w:rPr>
        <w:t xml:space="preserve">. </w:t>
      </w:r>
      <w:r w:rsidRPr="005E26FA">
        <w:rPr>
          <w:rFonts w:cs="Arial" w:hint="cs"/>
          <w:sz w:val="28"/>
          <w:szCs w:val="28"/>
          <w:rtl/>
          <w:lang w:bidi="he-IL"/>
        </w:rPr>
        <w:t>הסימולציה</w:t>
      </w:r>
      <w:r w:rsidRPr="005E26FA">
        <w:rPr>
          <w:rFonts w:cs="Arial"/>
          <w:sz w:val="28"/>
          <w:szCs w:val="28"/>
          <w:rtl/>
          <w:lang w:bidi="he-IL"/>
        </w:rPr>
        <w:t xml:space="preserve"> </w:t>
      </w:r>
      <w:r w:rsidRPr="005E26FA">
        <w:rPr>
          <w:rFonts w:cs="Arial" w:hint="cs"/>
          <w:sz w:val="28"/>
          <w:szCs w:val="28"/>
          <w:rtl/>
          <w:lang w:bidi="he-IL"/>
        </w:rPr>
        <w:t>מאפשרת</w:t>
      </w:r>
      <w:r w:rsidRPr="005E26FA">
        <w:rPr>
          <w:rFonts w:cs="Arial"/>
          <w:sz w:val="28"/>
          <w:szCs w:val="28"/>
          <w:rtl/>
          <w:lang w:bidi="he-IL"/>
        </w:rPr>
        <w:t xml:space="preserve"> </w:t>
      </w:r>
      <w:r w:rsidRPr="005E26FA">
        <w:rPr>
          <w:rFonts w:cs="Arial" w:hint="cs"/>
          <w:sz w:val="28"/>
          <w:szCs w:val="28"/>
          <w:rtl/>
          <w:lang w:bidi="he-IL"/>
        </w:rPr>
        <w:t>שליטה</w:t>
      </w:r>
      <w:r w:rsidRPr="005E26FA">
        <w:rPr>
          <w:rFonts w:cs="Arial"/>
          <w:sz w:val="28"/>
          <w:szCs w:val="28"/>
          <w:rtl/>
          <w:lang w:bidi="he-IL"/>
        </w:rPr>
        <w:t xml:space="preserve"> </w:t>
      </w:r>
      <w:r w:rsidRPr="005E26FA">
        <w:rPr>
          <w:rFonts w:cs="Arial" w:hint="cs"/>
          <w:sz w:val="28"/>
          <w:szCs w:val="28"/>
          <w:rtl/>
          <w:lang w:bidi="he-IL"/>
        </w:rPr>
        <w:t>ושינוי</w:t>
      </w:r>
      <w:r w:rsidRPr="005E26FA">
        <w:rPr>
          <w:rFonts w:cs="Arial"/>
          <w:sz w:val="28"/>
          <w:szCs w:val="28"/>
          <w:rtl/>
          <w:lang w:bidi="he-IL"/>
        </w:rPr>
        <w:t xml:space="preserve"> </w:t>
      </w:r>
      <w:r w:rsidRPr="005E26FA">
        <w:rPr>
          <w:rFonts w:cs="Arial" w:hint="cs"/>
          <w:sz w:val="28"/>
          <w:szCs w:val="28"/>
          <w:rtl/>
          <w:lang w:bidi="he-IL"/>
        </w:rPr>
        <w:t>בערכים</w:t>
      </w:r>
      <w:r w:rsidRPr="005E26FA">
        <w:rPr>
          <w:rFonts w:cs="Arial"/>
          <w:sz w:val="28"/>
          <w:szCs w:val="28"/>
          <w:rtl/>
          <w:lang w:bidi="he-IL"/>
        </w:rPr>
        <w:t xml:space="preserve"> </w:t>
      </w:r>
      <w:r w:rsidRPr="005E26FA">
        <w:rPr>
          <w:rFonts w:cs="Arial" w:hint="cs"/>
          <w:sz w:val="28"/>
          <w:szCs w:val="28"/>
          <w:rtl/>
          <w:lang w:bidi="he-IL"/>
        </w:rPr>
        <w:t>ההתחלתיים</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המערכת</w:t>
      </w:r>
      <w:r w:rsidRPr="005E26FA">
        <w:rPr>
          <w:rFonts w:cs="Arial"/>
          <w:sz w:val="28"/>
          <w:szCs w:val="28"/>
          <w:rtl/>
          <w:lang w:bidi="he-IL"/>
        </w:rPr>
        <w:t xml:space="preserve"> </w:t>
      </w:r>
      <w:r w:rsidRPr="005E26FA">
        <w:rPr>
          <w:rFonts w:cs="Arial" w:hint="cs"/>
          <w:sz w:val="28"/>
          <w:szCs w:val="28"/>
          <w:rtl/>
          <w:lang w:bidi="he-IL"/>
        </w:rPr>
        <w:t>במטרה</w:t>
      </w:r>
      <w:r w:rsidRPr="005E26FA">
        <w:rPr>
          <w:rFonts w:cs="Arial"/>
          <w:sz w:val="28"/>
          <w:szCs w:val="28"/>
          <w:rtl/>
          <w:lang w:bidi="he-IL"/>
        </w:rPr>
        <w:t xml:space="preserve"> </w:t>
      </w:r>
      <w:r w:rsidRPr="005E26FA">
        <w:rPr>
          <w:rFonts w:cs="Arial" w:hint="cs"/>
          <w:sz w:val="28"/>
          <w:szCs w:val="28"/>
          <w:rtl/>
          <w:lang w:bidi="he-IL"/>
        </w:rPr>
        <w:t>לחקור</w:t>
      </w:r>
      <w:r w:rsidRPr="005E26FA">
        <w:rPr>
          <w:rFonts w:cs="Arial"/>
          <w:sz w:val="28"/>
          <w:szCs w:val="28"/>
          <w:rtl/>
          <w:lang w:bidi="he-IL"/>
        </w:rPr>
        <w:t xml:space="preserve"> </w:t>
      </w:r>
      <w:r w:rsidRPr="005E26FA">
        <w:rPr>
          <w:rFonts w:cs="Arial" w:hint="cs"/>
          <w:sz w:val="28"/>
          <w:szCs w:val="28"/>
          <w:rtl/>
          <w:lang w:bidi="he-IL"/>
        </w:rPr>
        <w:t>את</w:t>
      </w:r>
      <w:r w:rsidRPr="005E26FA">
        <w:rPr>
          <w:rFonts w:cs="Arial"/>
          <w:sz w:val="28"/>
          <w:szCs w:val="28"/>
          <w:rtl/>
          <w:lang w:bidi="he-IL"/>
        </w:rPr>
        <w:t xml:space="preserve"> </w:t>
      </w:r>
      <w:r w:rsidRPr="005E26FA">
        <w:rPr>
          <w:rFonts w:cs="Arial" w:hint="cs"/>
          <w:sz w:val="28"/>
          <w:szCs w:val="28"/>
          <w:rtl/>
          <w:lang w:bidi="he-IL"/>
        </w:rPr>
        <w:t>השפעתם</w:t>
      </w:r>
      <w:r w:rsidRPr="005E26FA">
        <w:rPr>
          <w:rFonts w:cs="Arial"/>
          <w:sz w:val="28"/>
          <w:szCs w:val="28"/>
          <w:rtl/>
          <w:lang w:bidi="he-IL"/>
        </w:rPr>
        <w:t xml:space="preserve"> </w:t>
      </w:r>
      <w:r w:rsidRPr="005E26FA">
        <w:rPr>
          <w:rFonts w:cs="Arial" w:hint="cs"/>
          <w:sz w:val="28"/>
          <w:szCs w:val="28"/>
          <w:rtl/>
          <w:lang w:bidi="he-IL"/>
        </w:rPr>
        <w:t>על</w:t>
      </w:r>
      <w:r w:rsidRPr="005E26FA">
        <w:rPr>
          <w:rFonts w:cs="Arial"/>
          <w:sz w:val="28"/>
          <w:szCs w:val="28"/>
          <w:rtl/>
          <w:lang w:bidi="he-IL"/>
        </w:rPr>
        <w:t xml:space="preserve"> </w:t>
      </w:r>
      <w:r w:rsidRPr="005E26FA">
        <w:rPr>
          <w:rFonts w:cs="Arial" w:hint="cs"/>
          <w:sz w:val="28"/>
          <w:szCs w:val="28"/>
          <w:rtl/>
          <w:lang w:bidi="he-IL"/>
        </w:rPr>
        <w:t>התנועה</w:t>
      </w:r>
      <w:r w:rsidRPr="005E26FA">
        <w:rPr>
          <w:rFonts w:cs="Arial"/>
          <w:sz w:val="28"/>
          <w:szCs w:val="28"/>
          <w:rtl/>
          <w:lang w:bidi="he-IL"/>
        </w:rPr>
        <w:t xml:space="preserve"> </w:t>
      </w:r>
      <w:r w:rsidRPr="005E26FA">
        <w:rPr>
          <w:rFonts w:cs="Arial" w:hint="cs"/>
          <w:sz w:val="28"/>
          <w:szCs w:val="28"/>
          <w:rtl/>
          <w:lang w:bidi="he-IL"/>
        </w:rPr>
        <w:t>הכאוטית</w:t>
      </w:r>
      <w:r w:rsidRPr="005E26FA">
        <w:rPr>
          <w:rFonts w:cs="Arial"/>
          <w:sz w:val="28"/>
          <w:szCs w:val="28"/>
          <w:rtl/>
          <w:lang w:bidi="he-IL"/>
        </w:rPr>
        <w:t xml:space="preserve"> </w:t>
      </w:r>
      <w:r w:rsidRPr="005E26FA">
        <w:rPr>
          <w:rFonts w:cs="Arial" w:hint="cs"/>
          <w:sz w:val="28"/>
          <w:szCs w:val="28"/>
          <w:rtl/>
          <w:lang w:bidi="he-IL"/>
        </w:rPr>
        <w:t>של</w:t>
      </w:r>
      <w:r w:rsidRPr="005E26FA">
        <w:rPr>
          <w:rFonts w:cs="Arial"/>
          <w:sz w:val="28"/>
          <w:szCs w:val="28"/>
          <w:rtl/>
          <w:lang w:bidi="he-IL"/>
        </w:rPr>
        <w:t xml:space="preserve"> </w:t>
      </w:r>
      <w:r w:rsidRPr="005E26FA">
        <w:rPr>
          <w:rFonts w:cs="Arial" w:hint="cs"/>
          <w:sz w:val="28"/>
          <w:szCs w:val="28"/>
          <w:rtl/>
          <w:lang w:bidi="he-IL"/>
        </w:rPr>
        <w:t>המטוטלת</w:t>
      </w:r>
      <w:r w:rsidRPr="005E26FA">
        <w:rPr>
          <w:rFonts w:cs="Arial"/>
          <w:sz w:val="28"/>
          <w:szCs w:val="28"/>
          <w:rtl/>
          <w:lang w:bidi="he-IL"/>
        </w:rPr>
        <w:t xml:space="preserve"> </w:t>
      </w:r>
      <w:r w:rsidRPr="005E26FA">
        <w:rPr>
          <w:rFonts w:cs="Arial" w:hint="cs"/>
          <w:sz w:val="28"/>
          <w:szCs w:val="28"/>
          <w:rtl/>
          <w:lang w:bidi="he-IL"/>
        </w:rPr>
        <w:t>ולהשוות</w:t>
      </w:r>
      <w:r w:rsidRPr="005E26FA">
        <w:rPr>
          <w:rFonts w:cs="Arial"/>
          <w:sz w:val="28"/>
          <w:szCs w:val="28"/>
          <w:rtl/>
          <w:lang w:bidi="he-IL"/>
        </w:rPr>
        <w:t xml:space="preserve"> </w:t>
      </w:r>
      <w:r w:rsidRPr="005E26FA">
        <w:rPr>
          <w:rFonts w:cs="Arial" w:hint="cs"/>
          <w:sz w:val="28"/>
          <w:szCs w:val="28"/>
          <w:rtl/>
          <w:lang w:bidi="he-IL"/>
        </w:rPr>
        <w:t>בין</w:t>
      </w:r>
      <w:r w:rsidRPr="005E26FA">
        <w:rPr>
          <w:rFonts w:cs="Arial"/>
          <w:sz w:val="28"/>
          <w:szCs w:val="28"/>
          <w:rtl/>
          <w:lang w:bidi="he-IL"/>
        </w:rPr>
        <w:t xml:space="preserve"> </w:t>
      </w:r>
      <w:r w:rsidRPr="005E26FA">
        <w:rPr>
          <w:rFonts w:cs="Arial" w:hint="cs"/>
          <w:sz w:val="28"/>
          <w:szCs w:val="28"/>
          <w:rtl/>
          <w:lang w:bidi="he-IL"/>
        </w:rPr>
        <w:t>תחזיות</w:t>
      </w:r>
      <w:r w:rsidRPr="005E26FA">
        <w:rPr>
          <w:rFonts w:cs="Arial"/>
          <w:sz w:val="28"/>
          <w:szCs w:val="28"/>
          <w:rtl/>
          <w:lang w:bidi="he-IL"/>
        </w:rPr>
        <w:t xml:space="preserve"> </w:t>
      </w:r>
      <w:r w:rsidRPr="005E26FA">
        <w:rPr>
          <w:rFonts w:cs="Arial" w:hint="cs"/>
          <w:sz w:val="28"/>
          <w:szCs w:val="28"/>
          <w:rtl/>
          <w:lang w:bidi="he-IL"/>
        </w:rPr>
        <w:t>המודל</w:t>
      </w:r>
      <w:r w:rsidRPr="005E26FA">
        <w:rPr>
          <w:rFonts w:cs="Arial"/>
          <w:sz w:val="28"/>
          <w:szCs w:val="28"/>
          <w:rtl/>
          <w:lang w:bidi="he-IL"/>
        </w:rPr>
        <w:t xml:space="preserve"> </w:t>
      </w:r>
      <w:r w:rsidRPr="005E26FA">
        <w:rPr>
          <w:rFonts w:cs="Arial" w:hint="cs"/>
          <w:sz w:val="28"/>
          <w:szCs w:val="28"/>
          <w:rtl/>
          <w:lang w:bidi="he-IL"/>
        </w:rPr>
        <w:t>לבין</w:t>
      </w:r>
      <w:r w:rsidRPr="005E26FA">
        <w:rPr>
          <w:rFonts w:cs="Arial"/>
          <w:sz w:val="28"/>
          <w:szCs w:val="28"/>
          <w:rtl/>
          <w:lang w:bidi="he-IL"/>
        </w:rPr>
        <w:t xml:space="preserve"> </w:t>
      </w:r>
      <w:r w:rsidRPr="005E26FA">
        <w:rPr>
          <w:rFonts w:cs="Arial" w:hint="cs"/>
          <w:sz w:val="28"/>
          <w:szCs w:val="28"/>
          <w:rtl/>
          <w:lang w:bidi="he-IL"/>
        </w:rPr>
        <w:t>תצפיות</w:t>
      </w:r>
      <w:r w:rsidRPr="005E26FA">
        <w:rPr>
          <w:rFonts w:cs="Arial"/>
          <w:sz w:val="28"/>
          <w:szCs w:val="28"/>
          <w:rtl/>
          <w:lang w:bidi="he-IL"/>
        </w:rPr>
        <w:t xml:space="preserve"> </w:t>
      </w:r>
      <w:r w:rsidRPr="005E26FA">
        <w:rPr>
          <w:rFonts w:cs="Arial" w:hint="cs"/>
          <w:sz w:val="28"/>
          <w:szCs w:val="28"/>
          <w:rtl/>
          <w:lang w:bidi="he-IL"/>
        </w:rPr>
        <w:t>מניסוי</w:t>
      </w:r>
      <w:r w:rsidRPr="005E26FA">
        <w:rPr>
          <w:rFonts w:cs="Arial"/>
          <w:sz w:val="28"/>
          <w:szCs w:val="28"/>
          <w:rtl/>
          <w:lang w:bidi="he-IL"/>
        </w:rPr>
        <w:t xml:space="preserve"> </w:t>
      </w:r>
      <w:r w:rsidRPr="005E26FA">
        <w:rPr>
          <w:rFonts w:cs="Arial" w:hint="cs"/>
          <w:sz w:val="28"/>
          <w:szCs w:val="28"/>
          <w:rtl/>
          <w:lang w:bidi="he-IL"/>
        </w:rPr>
        <w:t>מעשי</w:t>
      </w:r>
      <w:r w:rsidRPr="005E26FA">
        <w:rPr>
          <w:rFonts w:cs="Arial"/>
          <w:sz w:val="28"/>
          <w:szCs w:val="28"/>
          <w:rtl/>
          <w:lang w:bidi="he-IL"/>
        </w:rPr>
        <w:t>.</w:t>
      </w:r>
    </w:p>
    <w:p w14:paraId="31805AEB" w14:textId="1FB6BF63" w:rsidR="005E26FA" w:rsidRDefault="005E26FA" w:rsidP="005E26FA">
      <w:pPr>
        <w:bidi/>
        <w:rPr>
          <w:rFonts w:cs="Arial"/>
          <w:sz w:val="28"/>
          <w:szCs w:val="28"/>
          <w:rtl/>
          <w:lang w:bidi="he-IL"/>
        </w:rPr>
      </w:pPr>
    </w:p>
    <w:p w14:paraId="1A9C6C2E" w14:textId="76883C73" w:rsidR="00B45988" w:rsidRPr="009E4C10" w:rsidRDefault="005E26FA" w:rsidP="009E4C10">
      <w:pPr>
        <w:rPr>
          <w:rFonts w:cs="Arial"/>
          <w:sz w:val="28"/>
          <w:szCs w:val="28"/>
          <w:lang w:bidi="he-IL"/>
        </w:rPr>
      </w:pPr>
      <w:r>
        <w:rPr>
          <w:rFonts w:cs="Arial"/>
          <w:sz w:val="28"/>
          <w:szCs w:val="28"/>
          <w:rtl/>
          <w:lang w:bidi="he-IL"/>
        </w:rPr>
        <w:br w:type="page"/>
      </w:r>
    </w:p>
    <w:p w14:paraId="3A846326" w14:textId="1451B22B" w:rsidR="00C45DF4" w:rsidRPr="00C45DF4" w:rsidRDefault="00A61F6C" w:rsidP="009E2FCF">
      <w:pPr>
        <w:bidi/>
        <w:ind w:left="360"/>
        <w:rPr>
          <w:b/>
          <w:bCs/>
          <w:sz w:val="40"/>
          <w:szCs w:val="40"/>
          <w:u w:val="single"/>
          <w:lang w:bidi="he-IL"/>
        </w:rPr>
      </w:pPr>
      <w:r w:rsidRPr="00A61F6C">
        <w:rPr>
          <w:rFonts w:cs="Arial"/>
          <w:noProof/>
          <w:sz w:val="28"/>
          <w:szCs w:val="28"/>
          <w:rtl/>
          <w:lang w:bidi="he-IL"/>
        </w:rPr>
        <w:lastRenderedPageBreak/>
        <w:drawing>
          <wp:anchor distT="0" distB="0" distL="114300" distR="114300" simplePos="0" relativeHeight="251672576" behindDoc="0" locked="0" layoutInCell="1" allowOverlap="1" wp14:anchorId="06AB97C6" wp14:editId="122A3EE3">
            <wp:simplePos x="0" y="0"/>
            <wp:positionH relativeFrom="column">
              <wp:posOffset>285750</wp:posOffset>
            </wp:positionH>
            <wp:positionV relativeFrom="paragraph">
              <wp:posOffset>400050</wp:posOffset>
            </wp:positionV>
            <wp:extent cx="1677670" cy="2085975"/>
            <wp:effectExtent l="0" t="0" r="0" b="9525"/>
            <wp:wrapSquare wrapText="bothSides"/>
            <wp:docPr id="1833114274" name="Picture 1" descr="A diagram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4274" name="Picture 1" descr="A diagram of a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677670" cy="2085975"/>
                    </a:xfrm>
                    <a:prstGeom prst="rect">
                      <a:avLst/>
                    </a:prstGeom>
                  </pic:spPr>
                </pic:pic>
              </a:graphicData>
            </a:graphic>
            <wp14:sizeRelH relativeFrom="page">
              <wp14:pctWidth>0</wp14:pctWidth>
            </wp14:sizeRelH>
            <wp14:sizeRelV relativeFrom="page">
              <wp14:pctHeight>0</wp14:pctHeight>
            </wp14:sizeRelV>
          </wp:anchor>
        </w:drawing>
      </w:r>
      <w:r w:rsidR="00B45988" w:rsidRPr="00B45988">
        <w:rPr>
          <w:b/>
          <w:bCs/>
          <w:sz w:val="40"/>
          <w:szCs w:val="40"/>
          <w:u w:val="single"/>
          <w:rtl/>
          <w:lang w:bidi="he-IL"/>
        </w:rPr>
        <w:t>רקע פיזיקלי ומתמטי</w:t>
      </w:r>
      <w:r w:rsidR="00C45DF4" w:rsidRPr="00C45DF4">
        <w:rPr>
          <w:sz w:val="28"/>
          <w:szCs w:val="28"/>
          <w:lang w:bidi="he-IL"/>
        </w:rPr>
        <w:br/>
      </w:r>
      <w:r w:rsidR="00C45DF4" w:rsidRPr="00C45DF4">
        <w:rPr>
          <w:sz w:val="28"/>
          <w:szCs w:val="28"/>
          <w:rtl/>
          <w:lang w:bidi="he-IL"/>
        </w:rPr>
        <w:t>ברשותנו מטוטלת כפולה, המורכבת משתי מסות המחוברות ביניהן באמצעות שני מוטות קשיחים (או חוטים), כאשר אחת מחוברת לשנייה. המסה הראשונה תלויה מנקודת ציר קבועה, והמסה השנייה תלויה מהמסה הראשונה</w:t>
      </w:r>
      <w:r w:rsidR="00C45DF4" w:rsidRPr="00C45DF4">
        <w:rPr>
          <w:sz w:val="28"/>
          <w:szCs w:val="28"/>
          <w:lang w:bidi="he-IL"/>
        </w:rPr>
        <w:t>.</w:t>
      </w:r>
      <w:r w:rsidR="006F4D5B" w:rsidRPr="00C45DF4">
        <w:rPr>
          <w:sz w:val="28"/>
          <w:szCs w:val="28"/>
          <w:lang w:bidi="he-IL"/>
        </w:rPr>
        <w:t xml:space="preserve"> </w:t>
      </w:r>
      <w:r w:rsidR="00C45DF4" w:rsidRPr="00C45DF4">
        <w:rPr>
          <w:sz w:val="28"/>
          <w:szCs w:val="28"/>
          <w:lang w:bidi="he-IL"/>
        </w:rPr>
        <w:br/>
      </w:r>
      <w:r w:rsidR="00C45DF4" w:rsidRPr="00C45DF4">
        <w:rPr>
          <w:sz w:val="28"/>
          <w:szCs w:val="28"/>
          <w:rtl/>
          <w:lang w:bidi="he-IL"/>
        </w:rPr>
        <w:t>מערכת זו מהווה דוגמה קלאסית למערכת דינמית לא-ליניארית, ותנועתה לעיתים קרובות כאוטית – כלומר, שינויים קטנים בתנאים ההתחלתיים יכולים להוביל לתוצאות שונות לחלוטין לאורך זמן</w:t>
      </w:r>
      <w:r w:rsidR="00C45DF4" w:rsidRPr="00C45DF4">
        <w:rPr>
          <w:sz w:val="28"/>
          <w:szCs w:val="28"/>
          <w:lang w:bidi="he-IL"/>
        </w:rPr>
        <w:t>.</w:t>
      </w:r>
      <w:r w:rsidRPr="00A61F6C">
        <w:rPr>
          <w:rFonts w:cs="Arial"/>
          <w:noProof/>
          <w:sz w:val="28"/>
          <w:szCs w:val="28"/>
          <w:rtl/>
          <w:lang w:bidi="he-IL"/>
        </w:rPr>
        <w:t xml:space="preserve"> </w:t>
      </w:r>
    </w:p>
    <w:p w14:paraId="03DC83EC" w14:textId="57A3686C" w:rsidR="00C45DF4" w:rsidRPr="00C45DF4" w:rsidRDefault="00C45DF4" w:rsidP="00C45DF4">
      <w:pPr>
        <w:bidi/>
        <w:rPr>
          <w:sz w:val="28"/>
          <w:szCs w:val="28"/>
          <w:lang w:bidi="he-IL"/>
        </w:rPr>
      </w:pPr>
      <w:r w:rsidRPr="00C45DF4">
        <w:rPr>
          <w:sz w:val="28"/>
          <w:szCs w:val="28"/>
          <w:rtl/>
          <w:lang w:bidi="he-IL"/>
        </w:rPr>
        <w:t>כדי לתאר את תנועת המערכת, נגדיר</w:t>
      </w:r>
      <w:r w:rsidRPr="00C45DF4">
        <w:rPr>
          <w:sz w:val="28"/>
          <w:szCs w:val="28"/>
          <w:lang w:bidi="he-IL"/>
        </w:rPr>
        <w:t>:</w:t>
      </w:r>
      <w:r w:rsidRPr="00C45DF4">
        <w:rPr>
          <w:sz w:val="28"/>
          <w:szCs w:val="28"/>
          <w:lang w:bidi="he-IL"/>
        </w:rPr>
        <w:br/>
      </w:r>
      <w:r w:rsidRPr="00C45DF4">
        <w:rPr>
          <w:sz w:val="28"/>
          <w:szCs w:val="28"/>
          <w:lang w:bidi="he-IL"/>
        </w:rPr>
        <w:t> </w:t>
      </w:r>
      <w:r w:rsidR="00BF296D">
        <w:rPr>
          <w:sz w:val="28"/>
          <w:szCs w:val="28"/>
          <w:lang w:bidi="he-IL"/>
        </w:rPr>
        <w:t>M</w:t>
      </w:r>
      <w:r w:rsidRPr="00C45DF4">
        <w:rPr>
          <w:sz w:val="28"/>
          <w:szCs w:val="28"/>
          <w:lang w:bidi="he-IL"/>
        </w:rPr>
        <w:t xml:space="preserve">₁ </w:t>
      </w:r>
      <w:r w:rsidR="00BF296D">
        <w:rPr>
          <w:sz w:val="28"/>
          <w:szCs w:val="28"/>
          <w:lang w:bidi="he-IL"/>
        </w:rPr>
        <w:t>M</w:t>
      </w:r>
      <w:r w:rsidRPr="00C45DF4">
        <w:rPr>
          <w:sz w:val="28"/>
          <w:szCs w:val="28"/>
          <w:lang w:bidi="he-IL"/>
        </w:rPr>
        <w:t xml:space="preserve">₂ </w:t>
      </w:r>
      <w:r w:rsidRPr="00C45DF4">
        <w:rPr>
          <w:sz w:val="28"/>
          <w:szCs w:val="28"/>
          <w:rtl/>
          <w:lang w:bidi="he-IL"/>
        </w:rPr>
        <w:t>כמסות של הזרוע הראשונה והשנייה של המטוטלת</w:t>
      </w:r>
      <w:r w:rsidRPr="00C45DF4">
        <w:rPr>
          <w:sz w:val="28"/>
          <w:szCs w:val="28"/>
          <w:lang w:bidi="he-IL"/>
        </w:rPr>
        <w:t>.</w:t>
      </w:r>
      <w:r w:rsidRPr="00C45DF4">
        <w:rPr>
          <w:sz w:val="28"/>
          <w:szCs w:val="28"/>
          <w:lang w:bidi="he-IL"/>
        </w:rPr>
        <w:br/>
      </w:r>
      <w:r w:rsidRPr="00C45DF4">
        <w:rPr>
          <w:sz w:val="28"/>
          <w:szCs w:val="28"/>
          <w:lang w:bidi="he-IL"/>
        </w:rPr>
        <w:t> </w:t>
      </w:r>
      <w:r w:rsidRPr="00C45DF4">
        <w:rPr>
          <w:sz w:val="28"/>
          <w:szCs w:val="28"/>
          <w:lang w:bidi="he-IL"/>
        </w:rPr>
        <w:t xml:space="preserve">L₁ L₂ </w:t>
      </w:r>
      <w:r w:rsidRPr="00C45DF4">
        <w:rPr>
          <w:sz w:val="28"/>
          <w:szCs w:val="28"/>
          <w:rtl/>
          <w:lang w:bidi="he-IL"/>
        </w:rPr>
        <w:t>כאורכי שני המוטות</w:t>
      </w:r>
      <w:r w:rsidRPr="00C45DF4">
        <w:rPr>
          <w:sz w:val="28"/>
          <w:szCs w:val="28"/>
          <w:lang w:bidi="he-IL"/>
        </w:rPr>
        <w:t>.</w:t>
      </w:r>
      <w:r w:rsidRPr="00C45DF4">
        <w:rPr>
          <w:sz w:val="28"/>
          <w:szCs w:val="28"/>
          <w:lang w:bidi="he-IL"/>
        </w:rPr>
        <w:br/>
      </w:r>
      <w:r w:rsidRPr="00C45DF4">
        <w:rPr>
          <w:sz w:val="28"/>
          <w:szCs w:val="28"/>
          <w:lang w:bidi="he-IL"/>
        </w:rPr>
        <w:t> </w:t>
      </w:r>
      <w:r w:rsidRPr="00C45DF4">
        <w:rPr>
          <w:sz w:val="28"/>
          <w:szCs w:val="28"/>
          <w:lang w:bidi="he-IL"/>
        </w:rPr>
        <w:t>θ₁ θ</w:t>
      </w:r>
      <w:r w:rsidR="009E2FCF" w:rsidRPr="00C45DF4">
        <w:rPr>
          <w:sz w:val="28"/>
          <w:szCs w:val="28"/>
          <w:lang w:bidi="he-IL"/>
        </w:rPr>
        <w:t xml:space="preserve">₂ </w:t>
      </w:r>
      <w:r w:rsidR="009E2FCF">
        <w:rPr>
          <w:sz w:val="28"/>
          <w:szCs w:val="28"/>
          <w:rtl/>
          <w:lang w:bidi="he-IL"/>
        </w:rPr>
        <w:t>כזוויות</w:t>
      </w:r>
      <w:r w:rsidRPr="00C45DF4">
        <w:rPr>
          <w:sz w:val="28"/>
          <w:szCs w:val="28"/>
          <w:rtl/>
          <w:lang w:bidi="he-IL"/>
        </w:rPr>
        <w:t xml:space="preserve"> של כל זרוע מהאנך</w:t>
      </w:r>
      <w:r w:rsidRPr="00C45DF4">
        <w:rPr>
          <w:sz w:val="28"/>
          <w:szCs w:val="28"/>
          <w:lang w:bidi="he-IL"/>
        </w:rPr>
        <w:t>.</w:t>
      </w:r>
    </w:p>
    <w:p w14:paraId="3DBDA36A" w14:textId="77777777" w:rsidR="00C45DF4" w:rsidRPr="00623BEE" w:rsidRDefault="00C45DF4" w:rsidP="00C45DF4">
      <w:pPr>
        <w:bidi/>
        <w:rPr>
          <w:sz w:val="20"/>
          <w:szCs w:val="20"/>
          <w:rtl/>
          <w:lang w:bidi="he-IL"/>
        </w:rPr>
      </w:pPr>
      <w:r w:rsidRPr="00C45DF4">
        <w:rPr>
          <w:sz w:val="28"/>
          <w:szCs w:val="28"/>
          <w:rtl/>
          <w:lang w:bidi="he-IL"/>
        </w:rPr>
        <w:t>נמקם את נקודת הראשית (0,0) בציר העליון של המטוטלת. נגדיר את ציר</w:t>
      </w:r>
      <w:r w:rsidRPr="00C45DF4">
        <w:rPr>
          <w:sz w:val="28"/>
          <w:szCs w:val="28"/>
          <w:lang w:bidi="he-IL"/>
        </w:rPr>
        <w:t xml:space="preserve"> y </w:t>
      </w:r>
      <w:r w:rsidRPr="00C45DF4">
        <w:rPr>
          <w:sz w:val="28"/>
          <w:szCs w:val="28"/>
          <w:rtl/>
          <w:lang w:bidi="he-IL"/>
        </w:rPr>
        <w:t>כעולה כלפי מעלה, ונשתמש בטריגונומטריה כדי לרשום ביטויים למיקומים</w:t>
      </w:r>
      <w:r w:rsidRPr="00C45DF4">
        <w:rPr>
          <w:sz w:val="28"/>
          <w:szCs w:val="28"/>
          <w:lang w:bidi="he-IL"/>
        </w:rPr>
        <w:t>:</w:t>
      </w:r>
    </w:p>
    <w:p w14:paraId="5ABE7F56" w14:textId="2F87409D" w:rsidR="009B087A" w:rsidRPr="00623BEE" w:rsidRDefault="00000000" w:rsidP="00C45DF4">
      <w:pPr>
        <w:rPr>
          <w:sz w:val="20"/>
          <w:szCs w:val="20"/>
          <w:lang w:bidi="he-IL"/>
        </w:rPr>
      </w:pPr>
      <m:oMathPara>
        <m:oMath>
          <m:sSub>
            <m:sSubPr>
              <m:ctrlPr>
                <w:rPr>
                  <w:rFonts w:ascii="Cambria Math" w:hAnsi="Cambria Math"/>
                  <w:i/>
                  <w:sz w:val="20"/>
                  <w:szCs w:val="20"/>
                  <w:lang w:bidi="he-IL"/>
                </w:rPr>
              </m:ctrlPr>
            </m:sSubPr>
            <m:e>
              <m:r>
                <w:rPr>
                  <w:rFonts w:ascii="Cambria Math" w:hAnsi="Cambria Math"/>
                  <w:sz w:val="20"/>
                  <w:szCs w:val="20"/>
                  <w:lang w:bidi="he-IL"/>
                </w:rPr>
                <m:t>x</m:t>
              </m:r>
            </m:e>
            <m:sub>
              <m:r>
                <w:rPr>
                  <w:rFonts w:ascii="Cambria Math" w:hAnsi="Cambria Math"/>
                  <w:sz w:val="20"/>
                  <w:szCs w:val="20"/>
                  <w:lang w:bidi="he-IL"/>
                </w:rPr>
                <m:t>1</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L</m:t>
              </m:r>
            </m:e>
            <m:sub>
              <m:r>
                <w:rPr>
                  <w:rFonts w:ascii="Cambria Math" w:hAnsi="Cambria Math"/>
                  <w:sz w:val="20"/>
                  <w:szCs w:val="20"/>
                  <w:lang w:bidi="he-IL"/>
                </w:rPr>
                <m:t>1</m:t>
              </m:r>
            </m:sub>
          </m:sSub>
          <m:func>
            <m:funcPr>
              <m:ctrlPr>
                <w:rPr>
                  <w:rFonts w:ascii="Cambria Math" w:hAnsi="Cambria Math"/>
                  <w:i/>
                  <w:sz w:val="20"/>
                  <w:szCs w:val="20"/>
                  <w:lang w:bidi="he-IL"/>
                </w:rPr>
              </m:ctrlPr>
            </m:funcPr>
            <m:fName>
              <m:r>
                <m:rPr>
                  <m:sty m:val="p"/>
                </m:rPr>
                <w:rPr>
                  <w:rFonts w:ascii="Cambria Math" w:hAnsi="Cambria Math"/>
                  <w:sz w:val="20"/>
                  <w:szCs w:val="20"/>
                  <w:lang w:bidi="he-IL"/>
                </w:rPr>
                <m:t>sin</m:t>
              </m:r>
            </m:fName>
            <m:e>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1</m:t>
                      </m:r>
                    </m:sub>
                  </m:sSub>
                </m:e>
              </m:d>
            </m:e>
          </m:func>
        </m:oMath>
      </m:oMathPara>
    </w:p>
    <w:p w14:paraId="3D1682DF" w14:textId="4F7E4DD6" w:rsidR="009B087A" w:rsidRPr="00623BEE" w:rsidRDefault="00000000" w:rsidP="009B087A">
      <w:pPr>
        <w:rPr>
          <w:rFonts w:eastAsiaTheme="minorEastAsia"/>
          <w:sz w:val="20"/>
          <w:szCs w:val="20"/>
          <w:lang w:bidi="he-IL"/>
        </w:rPr>
      </w:pPr>
      <m:oMathPara>
        <m:oMath>
          <m:sSub>
            <m:sSubPr>
              <m:ctrlPr>
                <w:rPr>
                  <w:rFonts w:ascii="Cambria Math" w:hAnsi="Cambria Math"/>
                  <w:i/>
                  <w:sz w:val="20"/>
                  <w:szCs w:val="20"/>
                  <w:lang w:bidi="he-IL"/>
                </w:rPr>
              </m:ctrlPr>
            </m:sSubPr>
            <m:e>
              <m:r>
                <w:rPr>
                  <w:rFonts w:ascii="Cambria Math" w:hAnsi="Cambria Math"/>
                  <w:sz w:val="20"/>
                  <w:szCs w:val="20"/>
                  <w:lang w:bidi="he-IL"/>
                </w:rPr>
                <m:t>y</m:t>
              </m:r>
            </m:e>
            <m:sub>
              <m:r>
                <w:rPr>
                  <w:rFonts w:ascii="Cambria Math" w:hAnsi="Cambria Math"/>
                  <w:sz w:val="20"/>
                  <w:szCs w:val="20"/>
                  <w:lang w:bidi="he-IL"/>
                </w:rPr>
                <m:t>1</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L</m:t>
              </m:r>
            </m:e>
            <m:sub>
              <m:r>
                <w:rPr>
                  <w:rFonts w:ascii="Cambria Math" w:hAnsi="Cambria Math"/>
                  <w:sz w:val="20"/>
                  <w:szCs w:val="20"/>
                  <w:lang w:bidi="he-IL"/>
                </w:rPr>
                <m:t>1</m:t>
              </m:r>
            </m:sub>
          </m:sSub>
          <m:func>
            <m:funcPr>
              <m:ctrlPr>
                <w:rPr>
                  <w:rFonts w:ascii="Cambria Math" w:hAnsi="Cambria Math"/>
                  <w:sz w:val="20"/>
                  <w:szCs w:val="20"/>
                  <w:lang w:bidi="he-IL"/>
                </w:rPr>
              </m:ctrlPr>
            </m:funcPr>
            <m:fName>
              <m:r>
                <m:rPr>
                  <m:sty m:val="p"/>
                </m:rPr>
                <w:rPr>
                  <w:rFonts w:ascii="Cambria Math" w:hAnsi="Cambria Math"/>
                  <w:sz w:val="20"/>
                  <w:szCs w:val="20"/>
                  <w:lang w:bidi="he-IL"/>
                </w:rPr>
                <m:t>cos</m:t>
              </m:r>
              <m:ctrlPr>
                <w:rPr>
                  <w:rFonts w:ascii="Cambria Math" w:hAnsi="Cambria Math"/>
                  <w:i/>
                  <w:sz w:val="20"/>
                  <w:szCs w:val="20"/>
                  <w:lang w:bidi="he-IL"/>
                </w:rPr>
              </m:ctrlPr>
            </m:fName>
            <m:e>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1</m:t>
                      </m:r>
                    </m:sub>
                  </m:sSub>
                </m:e>
              </m:d>
            </m:e>
          </m:func>
        </m:oMath>
      </m:oMathPara>
    </w:p>
    <w:p w14:paraId="23E23A3A" w14:textId="1E6B9631" w:rsidR="008E7C84" w:rsidRPr="00623BEE" w:rsidRDefault="00000000" w:rsidP="008E7C84">
      <w:pPr>
        <w:rPr>
          <w:sz w:val="20"/>
          <w:szCs w:val="20"/>
          <w:lang w:bidi="he-IL"/>
        </w:rPr>
      </w:pPr>
      <m:oMathPara>
        <m:oMath>
          <m:sSub>
            <m:sSubPr>
              <m:ctrlPr>
                <w:rPr>
                  <w:rFonts w:ascii="Cambria Math" w:hAnsi="Cambria Math"/>
                  <w:i/>
                  <w:sz w:val="20"/>
                  <w:szCs w:val="20"/>
                  <w:lang w:bidi="he-IL"/>
                </w:rPr>
              </m:ctrlPr>
            </m:sSubPr>
            <m:e>
              <m:r>
                <w:rPr>
                  <w:rFonts w:ascii="Cambria Math" w:hAnsi="Cambria Math"/>
                  <w:sz w:val="20"/>
                  <w:szCs w:val="20"/>
                  <w:lang w:bidi="he-IL"/>
                </w:rPr>
                <m:t>x</m:t>
              </m:r>
            </m:e>
            <m:sub>
              <m:r>
                <w:rPr>
                  <w:rFonts w:ascii="Cambria Math" w:hAnsi="Cambria Math"/>
                  <w:sz w:val="20"/>
                  <w:szCs w:val="20"/>
                  <w:lang w:bidi="he-IL"/>
                </w:rPr>
                <m:t>2</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x</m:t>
              </m:r>
            </m:e>
            <m:sub>
              <m:r>
                <w:rPr>
                  <w:rFonts w:ascii="Cambria Math" w:hAnsi="Cambria Math"/>
                  <w:sz w:val="20"/>
                  <w:szCs w:val="20"/>
                  <w:lang w:bidi="he-IL"/>
                </w:rPr>
                <m:t>1</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L</m:t>
              </m:r>
            </m:e>
            <m:sub>
              <m:r>
                <w:rPr>
                  <w:rFonts w:ascii="Cambria Math" w:hAnsi="Cambria Math"/>
                  <w:sz w:val="20"/>
                  <w:szCs w:val="20"/>
                  <w:lang w:bidi="he-IL"/>
                </w:rPr>
                <m:t>2</m:t>
              </m:r>
            </m:sub>
          </m:sSub>
          <m:func>
            <m:funcPr>
              <m:ctrlPr>
                <w:rPr>
                  <w:rFonts w:ascii="Cambria Math" w:hAnsi="Cambria Math"/>
                  <w:i/>
                  <w:sz w:val="20"/>
                  <w:szCs w:val="20"/>
                  <w:lang w:bidi="he-IL"/>
                </w:rPr>
              </m:ctrlPr>
            </m:funcPr>
            <m:fName>
              <m:r>
                <m:rPr>
                  <m:sty m:val="p"/>
                </m:rPr>
                <w:rPr>
                  <w:rFonts w:ascii="Cambria Math" w:hAnsi="Cambria Math"/>
                  <w:sz w:val="20"/>
                  <w:szCs w:val="20"/>
                  <w:lang w:bidi="he-IL"/>
                </w:rPr>
                <m:t>sin</m:t>
              </m:r>
            </m:fName>
            <m:e>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2</m:t>
                      </m:r>
                    </m:sub>
                  </m:sSub>
                </m:e>
              </m:d>
            </m:e>
          </m:func>
        </m:oMath>
      </m:oMathPara>
    </w:p>
    <w:p w14:paraId="6A9180B5" w14:textId="189FD865" w:rsidR="008E7C84" w:rsidRPr="00623BEE" w:rsidRDefault="00000000" w:rsidP="008E7C84">
      <w:pPr>
        <w:rPr>
          <w:sz w:val="20"/>
          <w:szCs w:val="20"/>
          <w:lang w:bidi="he-IL"/>
        </w:rPr>
      </w:pPr>
      <m:oMathPara>
        <m:oMath>
          <m:sSub>
            <m:sSubPr>
              <m:ctrlPr>
                <w:rPr>
                  <w:rFonts w:ascii="Cambria Math" w:hAnsi="Cambria Math"/>
                  <w:i/>
                  <w:sz w:val="20"/>
                  <w:szCs w:val="20"/>
                  <w:lang w:bidi="he-IL"/>
                </w:rPr>
              </m:ctrlPr>
            </m:sSubPr>
            <m:e>
              <m:r>
                <w:rPr>
                  <w:rFonts w:ascii="Cambria Math" w:hAnsi="Cambria Math"/>
                  <w:sz w:val="20"/>
                  <w:szCs w:val="20"/>
                  <w:lang w:bidi="he-IL"/>
                </w:rPr>
                <m:t>y</m:t>
              </m:r>
            </m:e>
            <m:sub>
              <m:r>
                <w:rPr>
                  <w:rFonts w:ascii="Cambria Math" w:hAnsi="Cambria Math"/>
                  <w:sz w:val="20"/>
                  <w:szCs w:val="20"/>
                  <w:lang w:bidi="he-IL"/>
                </w:rPr>
                <m:t>2</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y</m:t>
              </m:r>
            </m:e>
            <m:sub>
              <m:r>
                <w:rPr>
                  <w:rFonts w:ascii="Cambria Math" w:hAnsi="Cambria Math"/>
                  <w:sz w:val="20"/>
                  <w:szCs w:val="20"/>
                  <w:lang w:bidi="he-IL"/>
                </w:rPr>
                <m:t>1</m:t>
              </m:r>
            </m:sub>
          </m:sSub>
          <m:r>
            <w:rPr>
              <w:rFonts w:ascii="Cambria Math" w:hAnsi="Cambria Math"/>
              <w:sz w:val="20"/>
              <w:szCs w:val="20"/>
              <w:lang w:bidi="he-IL"/>
            </w:rPr>
            <m:t>-</m:t>
          </m:r>
          <m:sSub>
            <m:sSubPr>
              <m:ctrlPr>
                <w:rPr>
                  <w:rFonts w:ascii="Cambria Math" w:hAnsi="Cambria Math"/>
                  <w:i/>
                  <w:sz w:val="20"/>
                  <w:szCs w:val="20"/>
                  <w:lang w:bidi="he-IL"/>
                </w:rPr>
              </m:ctrlPr>
            </m:sSubPr>
            <m:e>
              <m:r>
                <w:rPr>
                  <w:rFonts w:ascii="Cambria Math" w:hAnsi="Cambria Math"/>
                  <w:sz w:val="20"/>
                  <w:szCs w:val="20"/>
                  <w:lang w:bidi="he-IL"/>
                </w:rPr>
                <m:t>L</m:t>
              </m:r>
            </m:e>
            <m:sub>
              <m:r>
                <w:rPr>
                  <w:rFonts w:ascii="Cambria Math" w:hAnsi="Cambria Math"/>
                  <w:sz w:val="20"/>
                  <w:szCs w:val="20"/>
                  <w:lang w:bidi="he-IL"/>
                </w:rPr>
                <m:t>2</m:t>
              </m:r>
            </m:sub>
          </m:sSub>
          <m:func>
            <m:funcPr>
              <m:ctrlPr>
                <w:rPr>
                  <w:rFonts w:ascii="Cambria Math" w:hAnsi="Cambria Math"/>
                  <w:i/>
                  <w:sz w:val="20"/>
                  <w:szCs w:val="20"/>
                  <w:lang w:bidi="he-IL"/>
                </w:rPr>
              </m:ctrlPr>
            </m:funcPr>
            <m:fName>
              <m:r>
                <m:rPr>
                  <m:sty m:val="p"/>
                </m:rPr>
                <w:rPr>
                  <w:rFonts w:ascii="Cambria Math" w:hAnsi="Cambria Math"/>
                  <w:sz w:val="20"/>
                  <w:szCs w:val="20"/>
                  <w:lang w:bidi="he-IL"/>
                </w:rPr>
                <m:t>cos</m:t>
              </m:r>
            </m:fName>
            <m:e>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2</m:t>
                      </m:r>
                    </m:sub>
                  </m:sSub>
                </m:e>
              </m:d>
            </m:e>
          </m:func>
        </m:oMath>
      </m:oMathPara>
    </w:p>
    <w:p w14:paraId="4277C7F7" w14:textId="77777777" w:rsidR="00C45DF4" w:rsidRPr="00C45DF4" w:rsidRDefault="00C45DF4" w:rsidP="00C45DF4">
      <w:pPr>
        <w:bidi/>
        <w:rPr>
          <w:sz w:val="28"/>
          <w:szCs w:val="28"/>
          <w:rtl/>
          <w:lang w:bidi="he-IL"/>
        </w:rPr>
      </w:pPr>
      <w:r w:rsidRPr="00C45DF4">
        <w:rPr>
          <w:sz w:val="28"/>
          <w:szCs w:val="28"/>
          <w:rtl/>
          <w:lang w:bidi="he-IL"/>
        </w:rPr>
        <w:t>המהירות היא הנגזרת של המיקום לפי הזמן</w:t>
      </w:r>
      <w:r w:rsidRPr="00C45DF4">
        <w:rPr>
          <w:sz w:val="28"/>
          <w:szCs w:val="28"/>
          <w:lang w:bidi="he-IL"/>
        </w:rPr>
        <w:t>:</w:t>
      </w:r>
    </w:p>
    <w:p w14:paraId="7D13C55E" w14:textId="2C01A410" w:rsidR="00D55399" w:rsidRPr="00623BEE" w:rsidRDefault="00000000" w:rsidP="00D55399">
      <w:pPr>
        <w:jc w:val="center"/>
        <w:rPr>
          <w:sz w:val="20"/>
          <w:szCs w:val="20"/>
          <w:lang w:bidi="he-IL"/>
        </w:rPr>
      </w:pPr>
      <m:oMathPara>
        <m:oMath>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x</m:t>
                  </m:r>
                </m:e>
              </m:acc>
            </m:e>
            <m:sub>
              <m:r>
                <w:rPr>
                  <w:rFonts w:ascii="Cambria Math" w:hAnsi="Cambria Math"/>
                  <w:sz w:val="20"/>
                  <w:szCs w:val="20"/>
                  <w:lang w:bidi="he-IL"/>
                </w:rPr>
                <m:t>1</m:t>
              </m:r>
            </m:sub>
          </m:sSub>
          <m:r>
            <w:rPr>
              <w:rFonts w:ascii="Cambria Math" w:hAnsi="Cambria Math"/>
              <w:sz w:val="20"/>
              <w:szCs w:val="20"/>
              <w:lang w:bidi="he-IL"/>
            </w:rPr>
            <m:t> =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1</m:t>
              </m:r>
            </m:sub>
          </m:sSub>
          <m:r>
            <w:rPr>
              <w:rFonts w:ascii="Cambria Math" w:hAnsi="Cambria Math"/>
              <w:sz w:val="20"/>
              <w:szCs w:val="20"/>
              <w:lang w:bidi="he-IL"/>
            </w:rPr>
            <m:t>  </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hAnsi="Cambria Math"/>
              <w:sz w:val="20"/>
              <w:szCs w:val="20"/>
              <w:lang w:bidi="he-IL"/>
            </w:rPr>
            <m:t> </m:t>
          </m:r>
          <m:r>
            <w:rPr>
              <w:rFonts w:ascii="Cambria Math" w:eastAsiaTheme="minorEastAsia" w:hAnsi="Cambria Math"/>
              <w:sz w:val="20"/>
              <w:szCs w:val="20"/>
              <w:lang w:bidi="he-IL"/>
            </w:rPr>
            <m:t>·</m:t>
          </m:r>
          <m:r>
            <w:rPr>
              <w:rFonts w:ascii="Cambria Math" w:hAnsi="Cambria Math"/>
              <w:sz w:val="20"/>
              <w:szCs w:val="20"/>
              <w:lang w:bidi="he-IL"/>
            </w:rPr>
            <m:t>cos </m:t>
          </m:r>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1</m:t>
                  </m:r>
                </m:sub>
              </m:sSub>
            </m:e>
          </m:d>
        </m:oMath>
      </m:oMathPara>
    </w:p>
    <w:p w14:paraId="10851733" w14:textId="52591FFC" w:rsidR="008E7C84" w:rsidRPr="00623BEE" w:rsidRDefault="00000000" w:rsidP="007809EE">
      <w:pPr>
        <w:rPr>
          <w:rFonts w:eastAsiaTheme="minorEastAsia"/>
          <w:sz w:val="20"/>
          <w:szCs w:val="20"/>
          <w:lang w:bidi="he-IL"/>
        </w:rPr>
      </w:pPr>
      <m:oMathPara>
        <m:oMath>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x</m:t>
                  </m:r>
                </m:e>
              </m:acc>
            </m:e>
            <m:sub>
              <m:r>
                <w:rPr>
                  <w:rFonts w:ascii="Cambria Math" w:eastAsiaTheme="minorEastAsia" w:hAnsi="Cambria Math"/>
                  <w:sz w:val="20"/>
                  <w:szCs w:val="20"/>
                  <w:lang w:bidi="he-IL"/>
                </w:rPr>
                <m:t>2</m:t>
              </m:r>
            </m:sub>
          </m:sSub>
          <m:r>
            <w:rPr>
              <w:rFonts w:ascii="Cambria Math"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x</m:t>
                  </m:r>
                </m:e>
              </m:acc>
            </m:e>
            <m:sub>
              <m:r>
                <w:rPr>
                  <w:rFonts w:ascii="Cambria Math" w:hAnsi="Cambria Math"/>
                  <w:sz w:val="20"/>
                  <w:szCs w:val="20"/>
                  <w:lang w:bidi="he-IL"/>
                </w:rPr>
                <m:t>1</m:t>
              </m:r>
            </m:sub>
          </m:sSub>
          <m:r>
            <w:rPr>
              <w:rFonts w:ascii="Cambria Math" w:hAnsi="Cambria Math"/>
              <w:sz w:val="20"/>
              <w:szCs w:val="20"/>
              <w:lang w:bidi="he-IL"/>
            </w:rPr>
            <m:t>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r>
            <w:rPr>
              <w:rFonts w:ascii="Cambria Math" w:hAnsi="Cambria Math"/>
              <w:sz w:val="20"/>
              <w:szCs w:val="20"/>
              <w:lang w:bidi="he-IL"/>
            </w:rPr>
            <m:t> </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hAnsi="Cambria Math"/>
              <w:sz w:val="20"/>
              <w:szCs w:val="20"/>
              <w:lang w:bidi="he-IL"/>
            </w:rPr>
            <m:t> </m:t>
          </m:r>
          <m:r>
            <w:rPr>
              <w:rFonts w:ascii="Cambria Math" w:eastAsiaTheme="minorEastAsia" w:hAnsi="Cambria Math"/>
              <w:sz w:val="20"/>
              <w:szCs w:val="20"/>
              <w:lang w:bidi="he-IL"/>
            </w:rPr>
            <m:t>·</m:t>
          </m:r>
          <m:r>
            <w:rPr>
              <w:rFonts w:ascii="Cambria Math" w:hAnsi="Cambria Math"/>
              <w:sz w:val="20"/>
              <w:szCs w:val="20"/>
              <w:lang w:bidi="he-IL"/>
            </w:rPr>
            <m:t>cos </m:t>
          </m:r>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2</m:t>
                  </m:r>
                </m:sub>
              </m:sSub>
            </m:e>
          </m:d>
        </m:oMath>
      </m:oMathPara>
    </w:p>
    <w:p w14:paraId="4034C490" w14:textId="77DC9A7C" w:rsidR="00D55399" w:rsidRPr="00623BEE" w:rsidRDefault="00000000" w:rsidP="008E7C84">
      <w:pPr>
        <w:rPr>
          <w:sz w:val="20"/>
          <w:szCs w:val="20"/>
          <w:lang w:bidi="he-IL"/>
        </w:rPr>
      </w:pPr>
      <m:oMathPara>
        <m:oMath>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y</m:t>
                  </m:r>
                </m:e>
              </m:acc>
            </m:e>
            <m:sub>
              <m:r>
                <w:rPr>
                  <w:rFonts w:ascii="Cambria Math" w:hAnsi="Cambria Math"/>
                  <w:sz w:val="20"/>
                  <w:szCs w:val="20"/>
                  <w:lang w:bidi="he-IL"/>
                </w:rPr>
                <m:t>1</m:t>
              </m:r>
            </m:sub>
          </m:sSub>
          <m:r>
            <w:rPr>
              <w:rFonts w:ascii="Cambria Math" w:hAnsi="Cambria Math"/>
              <w:sz w:val="20"/>
              <w:szCs w:val="20"/>
              <w:lang w:bidi="he-IL"/>
            </w:rPr>
            <m:t>=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1</m:t>
              </m:r>
            </m:sub>
          </m:sSub>
          <m:r>
            <w:rPr>
              <w:rFonts w:ascii="Cambria Math" w:hAnsi="Cambria Math"/>
              <w:sz w:val="20"/>
              <w:szCs w:val="20"/>
              <w:lang w:bidi="he-IL"/>
            </w:rPr>
            <m:t>  </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r>
            <w:rPr>
              <w:rFonts w:ascii="Cambria Math" w:hAnsi="Cambria Math"/>
              <w:sz w:val="20"/>
              <w:szCs w:val="20"/>
              <w:lang w:bidi="he-IL"/>
            </w:rPr>
            <m:t> sin </m:t>
          </m:r>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1</m:t>
                  </m:r>
                </m:sub>
              </m:sSub>
            </m:e>
          </m:d>
        </m:oMath>
      </m:oMathPara>
    </w:p>
    <w:p w14:paraId="19866420" w14:textId="3D3E8437" w:rsidR="008E7C84" w:rsidRPr="00623BEE" w:rsidRDefault="00000000" w:rsidP="008E7C84">
      <w:pPr>
        <w:rPr>
          <w:sz w:val="20"/>
          <w:szCs w:val="20"/>
          <w:lang w:bidi="he-IL"/>
        </w:rPr>
      </w:pPr>
      <m:oMathPara>
        <m:oMath>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y</m:t>
                  </m:r>
                </m:e>
              </m:acc>
            </m:e>
            <m:sub>
              <m:r>
                <w:rPr>
                  <w:rFonts w:ascii="Cambria Math" w:hAnsi="Cambria Math"/>
                  <w:sz w:val="20"/>
                  <w:szCs w:val="20"/>
                  <w:lang w:bidi="he-IL"/>
                </w:rPr>
                <m:t>2</m:t>
              </m:r>
            </m:sub>
          </m:sSub>
          <m:r>
            <w:rPr>
              <w:rFonts w:ascii="Cambria Math" w:hAnsi="Cambria Math"/>
              <w:sz w:val="20"/>
              <w:szCs w:val="20"/>
              <w:lang w:bidi="he-IL"/>
            </w:rPr>
            <m:t> =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y</m:t>
                  </m:r>
                </m:e>
              </m:acc>
            </m:e>
            <m:sub>
              <m:r>
                <w:rPr>
                  <w:rFonts w:ascii="Cambria Math" w:hAnsi="Cambria Math"/>
                  <w:sz w:val="20"/>
                  <w:szCs w:val="20"/>
                  <w:lang w:bidi="he-IL"/>
                </w:rPr>
                <m:t>1</m:t>
              </m:r>
            </m:sub>
          </m:sSub>
          <m:r>
            <w:rPr>
              <w:rFonts w:ascii="Cambria Math" w:hAnsi="Cambria Math"/>
              <w:sz w:val="20"/>
              <w:szCs w:val="20"/>
              <w:lang w:bidi="he-IL"/>
            </w:rPr>
            <m:t> + </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r>
            <w:rPr>
              <w:rFonts w:ascii="Cambria Math" w:hAnsi="Cambria Math"/>
              <w:sz w:val="20"/>
              <w:szCs w:val="20"/>
              <w:lang w:bidi="he-IL"/>
            </w:rPr>
            <m:t> </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r>
            <w:rPr>
              <w:rFonts w:ascii="Cambria Math" w:hAnsi="Cambria Math"/>
              <w:sz w:val="20"/>
              <w:szCs w:val="20"/>
              <w:lang w:bidi="he-IL"/>
            </w:rPr>
            <m:t>sin </m:t>
          </m:r>
          <m:d>
            <m:dPr>
              <m:ctrlPr>
                <w:rPr>
                  <w:rFonts w:ascii="Cambria Math" w:hAnsi="Cambria Math"/>
                  <w:i/>
                  <w:sz w:val="20"/>
                  <w:szCs w:val="20"/>
                  <w:lang w:bidi="he-IL"/>
                </w:rPr>
              </m:ctrlPr>
            </m:dPr>
            <m:e>
              <m:sSub>
                <m:sSubPr>
                  <m:ctrlPr>
                    <w:rPr>
                      <w:rFonts w:ascii="Cambria Math" w:hAnsi="Cambria Math"/>
                      <w:i/>
                      <w:sz w:val="20"/>
                      <w:szCs w:val="20"/>
                      <w:lang w:bidi="he-IL"/>
                    </w:rPr>
                  </m:ctrlPr>
                </m:sSubPr>
                <m:e>
                  <m:r>
                    <w:rPr>
                      <w:rFonts w:ascii="Cambria Math" w:hAnsi="Cambria Math"/>
                      <w:sz w:val="20"/>
                      <w:szCs w:val="20"/>
                      <w:lang w:bidi="he-IL"/>
                    </w:rPr>
                    <m:t>θ</m:t>
                  </m:r>
                </m:e>
                <m:sub>
                  <m:r>
                    <w:rPr>
                      <w:rFonts w:ascii="Cambria Math" w:hAnsi="Cambria Math"/>
                      <w:sz w:val="20"/>
                      <w:szCs w:val="20"/>
                      <w:lang w:bidi="he-IL"/>
                    </w:rPr>
                    <m:t>2</m:t>
                  </m:r>
                </m:sub>
              </m:sSub>
            </m:e>
          </m:d>
        </m:oMath>
      </m:oMathPara>
    </w:p>
    <w:p w14:paraId="49B1C562" w14:textId="77777777" w:rsidR="00AD780F" w:rsidRDefault="008E7C84" w:rsidP="00C45DF4">
      <w:pPr>
        <w:bidi/>
        <w:rPr>
          <w:sz w:val="28"/>
          <w:szCs w:val="28"/>
          <w:lang w:bidi="he-IL"/>
        </w:rPr>
      </w:pPr>
      <w:r>
        <w:rPr>
          <w:sz w:val="28"/>
          <w:szCs w:val="28"/>
          <w:lang w:bidi="he-IL"/>
        </w:rPr>
        <w:br w:type="page"/>
      </w:r>
    </w:p>
    <w:p w14:paraId="7858DAB1" w14:textId="701345EB" w:rsidR="00C45DF4" w:rsidRDefault="00C45DF4" w:rsidP="00AD780F">
      <w:pPr>
        <w:bidi/>
        <w:rPr>
          <w:sz w:val="28"/>
          <w:szCs w:val="28"/>
          <w:lang w:bidi="he-IL"/>
        </w:rPr>
      </w:pPr>
      <w:r w:rsidRPr="00C45DF4">
        <w:rPr>
          <w:sz w:val="28"/>
          <w:szCs w:val="28"/>
          <w:rtl/>
          <w:lang w:bidi="he-IL"/>
        </w:rPr>
        <w:lastRenderedPageBreak/>
        <w:t>האנרגיה הפוטנציאלית של המערכת ניתנת על ידי</w:t>
      </w:r>
      <w:r w:rsidRPr="00C45DF4">
        <w:rPr>
          <w:sz w:val="28"/>
          <w:szCs w:val="28"/>
          <w:lang w:bidi="he-IL"/>
        </w:rPr>
        <w:t>:</w:t>
      </w:r>
      <w:r w:rsidR="00AF2F74">
        <w:rPr>
          <w:sz w:val="28"/>
          <w:szCs w:val="28"/>
          <w:lang w:bidi="he-IL"/>
        </w:rPr>
        <w:br/>
      </w:r>
    </w:p>
    <w:p w14:paraId="314FF876" w14:textId="766030C4" w:rsidR="00AD780F" w:rsidRPr="00623BEE" w:rsidRDefault="005C6276" w:rsidP="00AD780F">
      <w:pPr>
        <w:rPr>
          <w:sz w:val="20"/>
          <w:szCs w:val="20"/>
          <w:lang w:bidi="he-IL"/>
        </w:rPr>
      </w:pPr>
      <m:oMathPara>
        <m:oMath>
          <m:r>
            <w:rPr>
              <w:rFonts w:ascii="Cambria Math" w:hAnsi="Cambria Math"/>
              <w:sz w:val="20"/>
              <w:szCs w:val="20"/>
              <w:lang w:bidi="he-IL"/>
            </w:rPr>
            <m:t>V=</m:t>
          </m:r>
          <m:r>
            <w:rPr>
              <w:rFonts w:ascii="Cambria Math" w:eastAsiaTheme="minorEastAsia" w:hAnsi="Cambria Math"/>
              <w:sz w:val="20"/>
              <w:szCs w:val="20"/>
              <w:lang w:bidi="he-IL"/>
            </w:rPr>
            <m:t>V₁</m:t>
          </m:r>
          <m:r>
            <w:rPr>
              <w:rFonts w:ascii="Cambria Math" w:hAnsi="Cambria Math"/>
              <w:sz w:val="20"/>
              <w:szCs w:val="20"/>
              <w:lang w:bidi="he-IL"/>
            </w:rPr>
            <m:t>+</m:t>
          </m:r>
          <m:r>
            <w:rPr>
              <w:rFonts w:ascii="Cambria Math" w:eastAsiaTheme="minorEastAsia" w:hAnsi="Cambria Math"/>
              <w:sz w:val="20"/>
              <w:szCs w:val="20"/>
              <w:lang w:bidi="he-IL"/>
            </w:rPr>
            <m:t>V₂</m:t>
          </m:r>
        </m:oMath>
      </m:oMathPara>
    </w:p>
    <w:p w14:paraId="742D7887" w14:textId="35B546AD" w:rsidR="00AD780F" w:rsidRPr="00623BEE" w:rsidRDefault="00D72185" w:rsidP="00AD780F">
      <w:pPr>
        <w:rPr>
          <w:rFonts w:eastAsiaTheme="minorEastAsia"/>
          <w:sz w:val="20"/>
          <w:szCs w:val="20"/>
          <w:lang w:bidi="he-IL"/>
        </w:rPr>
      </w:pPr>
      <m:oMathPara>
        <m:oMath>
          <m:r>
            <w:rPr>
              <w:rFonts w:ascii="Cambria Math" w:eastAsiaTheme="minorEastAsia" w:hAnsi="Cambria Math"/>
              <w:sz w:val="20"/>
              <w:szCs w:val="20"/>
              <w:lang w:bidi="he-IL"/>
            </w:rPr>
            <m:t>V₁</m:t>
          </m:r>
          <m:r>
            <w:rPr>
              <w:rFonts w:ascii="Cambria Math" w:hAnsi="Cambria Math"/>
              <w:sz w:val="20"/>
              <w:szCs w:val="20"/>
              <w:lang w:bidi="he-IL"/>
            </w:rPr>
            <m:t>=</m:t>
          </m:r>
          <m:r>
            <w:rPr>
              <w:rFonts w:ascii="Cambria Math" w:eastAsiaTheme="minorEastAsia" w:hAnsi="Cambria Math"/>
              <w:sz w:val="20"/>
              <w:szCs w:val="20"/>
              <w:lang w:bidi="he-IL"/>
            </w:rPr>
            <m:t>M₁·g·h</m:t>
          </m:r>
        </m:oMath>
      </m:oMathPara>
    </w:p>
    <w:p w14:paraId="1F045071" w14:textId="31ECD037" w:rsidR="00AD780F" w:rsidRPr="00623BEE" w:rsidRDefault="005C6276" w:rsidP="00AD780F">
      <w:pPr>
        <w:rPr>
          <w:sz w:val="20"/>
          <w:szCs w:val="20"/>
          <w:lang w:bidi="he-IL"/>
        </w:rPr>
      </w:pPr>
      <m:oMathPara>
        <m:oMath>
          <m:r>
            <w:rPr>
              <w:rFonts w:ascii="Cambria Math" w:eastAsiaTheme="minorEastAsia" w:hAnsi="Cambria Math"/>
              <w:sz w:val="20"/>
              <w:szCs w:val="20"/>
              <w:lang w:bidi="he-IL"/>
            </w:rPr>
            <m:t>=-M₁·g·L₁·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oMath>
      </m:oMathPara>
    </w:p>
    <w:p w14:paraId="0AB1781E" w14:textId="2B24DBBB" w:rsidR="00EF18BE" w:rsidRPr="00623BEE" w:rsidRDefault="00CE3C39" w:rsidP="00AD780F">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V₂=M₂·g·h</m:t>
          </m:r>
        </m:oMath>
      </m:oMathPara>
    </w:p>
    <w:p w14:paraId="2C580A67" w14:textId="268CB082" w:rsidR="00EF18BE" w:rsidRPr="00623BEE" w:rsidRDefault="005C6276" w:rsidP="00AD780F">
      <w:pPr>
        <w:rPr>
          <w:rFonts w:ascii="Cambria Math" w:hAnsi="Cambria Math"/>
          <w:sz w:val="20"/>
          <w:szCs w:val="20"/>
          <w:lang w:bidi="he-IL"/>
          <w:oMath/>
        </w:rPr>
      </w:pPr>
      <m:oMathPara>
        <m:oMath>
          <m:r>
            <w:rPr>
              <w:rFonts w:ascii="Cambria Math" w:eastAsiaTheme="minorEastAsia" w:hAnsi="Cambria Math"/>
              <w:sz w:val="20"/>
              <w:szCs w:val="20"/>
              <w:lang w:bidi="he-IL"/>
            </w:rPr>
            <m:t>=-M₂·g·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hAnsi="Cambria Math"/>
                  <w:sz w:val="20"/>
                  <w:szCs w:val="20"/>
                  <w:lang w:bidi="he-IL"/>
                </w:rPr>
                <m:t>+</m:t>
              </m:r>
              <m:r>
                <w:rPr>
                  <w:rFonts w:ascii="Cambria Math" w:eastAsiaTheme="minorEastAsia" w:hAnsi="Cambria Math"/>
                  <w:sz w:val="20"/>
                  <w:szCs w:val="20"/>
                  <w:lang w:bidi="he-IL"/>
                </w:rPr>
                <m:t>L₂·</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₂</m:t>
                  </m:r>
                </m:e>
              </m:d>
              <m:ctrlPr>
                <w:rPr>
                  <w:rFonts w:ascii="Cambria Math" w:hAnsi="Cambria Math"/>
                  <w:i/>
                  <w:sz w:val="20"/>
                  <w:szCs w:val="20"/>
                  <w:lang w:bidi="he-IL"/>
                </w:rPr>
              </m:ctrlPr>
            </m:e>
          </m:d>
        </m:oMath>
      </m:oMathPara>
    </w:p>
    <w:p w14:paraId="657B595C" w14:textId="4A0A089E" w:rsidR="00EF18BE" w:rsidRPr="00623BEE" w:rsidRDefault="005C6276" w:rsidP="00EF18BE">
      <w:pPr>
        <w:rPr>
          <w:rFonts w:ascii="Cambria Math" w:hAnsi="Cambria Math"/>
          <w:sz w:val="20"/>
          <w:szCs w:val="20"/>
          <w:lang w:bidi="he-IL"/>
          <w:oMath/>
        </w:rPr>
      </w:pPr>
      <m:oMathPara>
        <m:oMath>
          <m:r>
            <w:rPr>
              <w:rFonts w:ascii="Cambria Math" w:hAnsi="Cambria Math"/>
              <w:sz w:val="20"/>
              <w:szCs w:val="20"/>
              <w:lang w:bidi="he-IL"/>
            </w:rPr>
            <m:t>V=-</m:t>
          </m:r>
          <m:r>
            <w:rPr>
              <w:rFonts w:ascii="Cambria Math" w:eastAsiaTheme="minorEastAsia" w:hAnsi="Cambria Math"/>
              <w:sz w:val="20"/>
              <w:szCs w:val="20"/>
              <w:lang w:bidi="he-IL"/>
            </w:rPr>
            <m:t>M₁·g·L₁·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-M₂·g·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hAnsi="Cambria Math"/>
                  <w:sz w:val="20"/>
                  <w:szCs w:val="20"/>
                  <w:lang w:bidi="he-IL"/>
                </w:rPr>
                <m:t>+</m:t>
              </m:r>
              <m:r>
                <w:rPr>
                  <w:rFonts w:ascii="Cambria Math" w:eastAsiaTheme="minorEastAsia" w:hAnsi="Cambria Math"/>
                  <w:sz w:val="20"/>
                  <w:szCs w:val="20"/>
                  <w:lang w:bidi="he-IL"/>
                </w:rPr>
                <m:t>L₂·</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ctrlPr>
                <w:rPr>
                  <w:rFonts w:ascii="Cambria Math" w:hAnsi="Cambria Math"/>
                  <w:i/>
                  <w:sz w:val="20"/>
                  <w:szCs w:val="20"/>
                  <w:lang w:bidi="he-IL"/>
                </w:rPr>
              </m:ctrlPr>
            </m:e>
          </m:d>
        </m:oMath>
      </m:oMathPara>
    </w:p>
    <w:p w14:paraId="09F2BA25" w14:textId="77777777" w:rsidR="00D55399" w:rsidRDefault="00D55399" w:rsidP="00D55399">
      <w:pPr>
        <w:bidi/>
        <w:rPr>
          <w:sz w:val="28"/>
          <w:szCs w:val="28"/>
          <w:rtl/>
          <w:lang w:bidi="he-IL"/>
        </w:rPr>
      </w:pPr>
    </w:p>
    <w:p w14:paraId="15E1C889" w14:textId="3FDBC9E0" w:rsidR="00C45DF4" w:rsidRPr="00D55399" w:rsidRDefault="00D55399" w:rsidP="00AD780F">
      <w:pPr>
        <w:bidi/>
        <w:rPr>
          <w:i/>
          <w:sz w:val="28"/>
          <w:szCs w:val="28"/>
          <w:rtl/>
          <w:lang w:bidi="he-IL"/>
        </w:rPr>
      </w:pPr>
      <w:r>
        <w:rPr>
          <w:rFonts w:hint="cs"/>
          <w:i/>
          <w:sz w:val="28"/>
          <w:szCs w:val="28"/>
          <w:lang w:bidi="he-IL"/>
        </w:rPr>
        <w:t xml:space="preserve"> </w:t>
      </w:r>
    </w:p>
    <w:p w14:paraId="19483E13" w14:textId="77777777" w:rsidR="00546830" w:rsidRPr="00623BEE" w:rsidRDefault="00C45DF4" w:rsidP="00C45DF4">
      <w:pPr>
        <w:bidi/>
        <w:rPr>
          <w:sz w:val="20"/>
          <w:szCs w:val="20"/>
          <w:lang w:bidi="he-IL"/>
        </w:rPr>
      </w:pPr>
      <w:r w:rsidRPr="00C45DF4">
        <w:rPr>
          <w:sz w:val="28"/>
          <w:szCs w:val="28"/>
          <w:rtl/>
          <w:lang w:bidi="he-IL"/>
        </w:rPr>
        <w:t>כאשר</w:t>
      </w:r>
      <w:r w:rsidRPr="00C45DF4">
        <w:rPr>
          <w:sz w:val="28"/>
          <w:szCs w:val="28"/>
          <w:lang w:bidi="he-IL"/>
        </w:rPr>
        <w:t xml:space="preserve"> </w:t>
      </w:r>
      <w:r w:rsidRPr="00C45DF4">
        <w:rPr>
          <w:sz w:val="28"/>
          <w:szCs w:val="28"/>
          <w:cs/>
        </w:rPr>
        <w:t>‎</w:t>
      </w:r>
      <w:r w:rsidRPr="00C45DF4">
        <w:rPr>
          <w:sz w:val="28"/>
          <w:szCs w:val="28"/>
          <w:lang w:bidi="he-IL"/>
        </w:rPr>
        <w:t>g</w:t>
      </w:r>
      <w:r w:rsidRPr="00C45DF4">
        <w:rPr>
          <w:sz w:val="28"/>
          <w:szCs w:val="28"/>
          <w:cs/>
        </w:rPr>
        <w:t>‎</w:t>
      </w:r>
      <w:r w:rsidRPr="00C45DF4">
        <w:rPr>
          <w:sz w:val="28"/>
          <w:szCs w:val="28"/>
          <w:lang w:bidi="he-IL"/>
        </w:rPr>
        <w:t xml:space="preserve"> </w:t>
      </w:r>
      <w:r w:rsidRPr="00C45DF4">
        <w:rPr>
          <w:sz w:val="28"/>
          <w:szCs w:val="28"/>
          <w:rtl/>
          <w:lang w:bidi="he-IL"/>
        </w:rPr>
        <w:t>היא תאוצת הכבידה</w:t>
      </w:r>
      <w:r w:rsidRPr="00C45DF4">
        <w:rPr>
          <w:sz w:val="28"/>
          <w:szCs w:val="28"/>
          <w:lang w:bidi="he-IL"/>
        </w:rPr>
        <w:t xml:space="preserve"> </w:t>
      </w:r>
      <w:r w:rsidRPr="00C45DF4">
        <w:rPr>
          <w:sz w:val="28"/>
          <w:szCs w:val="28"/>
          <w:cs/>
        </w:rPr>
        <w:t>‎</w:t>
      </w:r>
      <w:r>
        <w:rPr>
          <w:rFonts w:hint="cs"/>
          <w:sz w:val="28"/>
          <w:szCs w:val="28"/>
          <w:rtl/>
          <w:lang w:bidi="he-IL"/>
        </w:rPr>
        <w:t xml:space="preserve"> </w:t>
      </w:r>
      <w:r>
        <w:rPr>
          <w:sz w:val="28"/>
          <w:szCs w:val="28"/>
          <w:lang w:bidi="ar-LB"/>
        </w:rPr>
        <w:t>m/s^2)</w:t>
      </w:r>
      <w:r>
        <w:rPr>
          <w:rFonts w:hint="cs"/>
          <w:sz w:val="28"/>
          <w:szCs w:val="28"/>
          <w:rtl/>
          <w:lang w:bidi="he-IL"/>
        </w:rPr>
        <w:t>9.8-)</w:t>
      </w:r>
      <w:r w:rsidRPr="00C45DF4">
        <w:rPr>
          <w:sz w:val="28"/>
          <w:szCs w:val="28"/>
          <w:lang w:bidi="he-IL"/>
        </w:rPr>
        <w:br/>
      </w:r>
      <w:r w:rsidRPr="00C45DF4">
        <w:rPr>
          <w:sz w:val="28"/>
          <w:szCs w:val="28"/>
          <w:rtl/>
          <w:lang w:bidi="he-IL"/>
        </w:rPr>
        <w:t>והאנרגיה הקינטית ניתנת על ידי</w:t>
      </w:r>
    </w:p>
    <w:p w14:paraId="2D08B10A" w14:textId="231B097C" w:rsidR="00546830" w:rsidRPr="00623BEE" w:rsidRDefault="005C6276" w:rsidP="00546830">
      <w:pPr>
        <w:rPr>
          <w:rFonts w:ascii="Cambria Math" w:hAnsi="Cambria Math"/>
          <w:sz w:val="20"/>
          <w:szCs w:val="20"/>
          <w:lang w:bidi="he-IL"/>
          <w:oMath/>
        </w:rPr>
      </w:pPr>
      <m:oMathPara>
        <m:oMath>
          <m:r>
            <w:rPr>
              <w:rFonts w:ascii="Cambria Math" w:hAnsi="Cambria Math"/>
              <w:sz w:val="20"/>
              <w:szCs w:val="20"/>
              <w:lang w:bidi="he-IL"/>
            </w:rPr>
            <m:t>T=</m:t>
          </m:r>
          <m:r>
            <w:rPr>
              <w:rFonts w:ascii="Cambria Math" w:eastAsiaTheme="minorEastAsia" w:hAnsi="Cambria Math"/>
              <w:sz w:val="20"/>
              <w:szCs w:val="20"/>
              <w:lang w:bidi="he-IL"/>
            </w:rPr>
            <m:t>T₁</m:t>
          </m:r>
          <m:r>
            <w:rPr>
              <w:rFonts w:ascii="Cambria Math" w:hAnsi="Cambria Math"/>
              <w:sz w:val="20"/>
              <w:szCs w:val="20"/>
              <w:lang w:bidi="he-IL"/>
            </w:rPr>
            <m:t>+</m:t>
          </m:r>
          <m:r>
            <w:rPr>
              <w:rFonts w:ascii="Cambria Math" w:eastAsiaTheme="minorEastAsia" w:hAnsi="Cambria Math"/>
              <w:sz w:val="20"/>
              <w:szCs w:val="20"/>
              <w:lang w:bidi="he-IL"/>
            </w:rPr>
            <m:t>T₂</m:t>
          </m:r>
        </m:oMath>
      </m:oMathPara>
    </w:p>
    <w:p w14:paraId="5F68A66C" w14:textId="19E88330" w:rsidR="00546830" w:rsidRPr="00623BEE" w:rsidRDefault="00CE3C39" w:rsidP="00546830">
      <w:pPr>
        <w:rPr>
          <w:rFonts w:ascii="Cambria Math" w:hAnsi="Cambria Math"/>
          <w:sz w:val="20"/>
          <w:szCs w:val="20"/>
          <w:lang w:bidi="he-IL"/>
          <w:oMath/>
        </w:rPr>
      </w:pPr>
      <m:oMathPara>
        <m:oMath>
          <m:r>
            <w:rPr>
              <w:rFonts w:ascii="Cambria Math" w:eastAsiaTheme="minorEastAsia" w:hAnsi="Cambria Math"/>
              <w:sz w:val="20"/>
              <w:szCs w:val="20"/>
              <w:lang w:bidi="he-IL"/>
            </w:rPr>
            <m:t>T₁</m:t>
          </m:r>
          <m:r>
            <w:rPr>
              <w:rFonts w:ascii="Cambria Math" w:hAnsi="Cambria Math"/>
              <w:sz w:val="20"/>
              <w:szCs w:val="20"/>
              <w:lang w:bidi="he-IL"/>
            </w:rPr>
            <m:t>=½</m:t>
          </m:r>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r>
                <w:rPr>
                  <w:rFonts w:ascii="Cambria Math" w:hAnsi="Cambria Math"/>
                  <w:sz w:val="20"/>
                  <w:szCs w:val="20"/>
                  <w:lang w:bidi="he-IL"/>
                </w:rPr>
                <m:t>v</m:t>
              </m:r>
              <m:r>
                <w:rPr>
                  <w:rFonts w:ascii="Cambria Math" w:eastAsiaTheme="minorEastAsia" w:hAnsi="Cambria Math"/>
                  <w:sz w:val="20"/>
                  <w:szCs w:val="20"/>
                  <w:lang w:bidi="he-IL"/>
                </w:rPr>
                <m:t>₁</m:t>
              </m:r>
            </m:e>
            <m:sup>
              <m:r>
                <w:rPr>
                  <w:rFonts w:ascii="Cambria Math" w:eastAsiaTheme="minorEastAsia" w:hAnsi="Cambria Math"/>
                  <w:sz w:val="20"/>
                  <w:szCs w:val="20"/>
                  <w:lang w:bidi="he-IL"/>
                </w:rPr>
                <m:t>2</m:t>
              </m:r>
            </m:sup>
          </m:sSup>
        </m:oMath>
      </m:oMathPara>
    </w:p>
    <w:p w14:paraId="6C5FEF55" w14:textId="23476269" w:rsidR="00546830" w:rsidRPr="00623BEE" w:rsidRDefault="00CE3C39" w:rsidP="00546830">
      <w:pPr>
        <w:rPr>
          <w:rFonts w:ascii="Cambria Math" w:hAnsi="Cambria Math"/>
          <w:sz w:val="20"/>
          <w:szCs w:val="20"/>
          <w:lang w:bidi="he-IL"/>
          <w:oMath/>
        </w:rPr>
      </w:pPr>
      <m:oMathPara>
        <m:oMath>
          <m:r>
            <w:rPr>
              <w:rFonts w:ascii="Cambria Math" w:eastAsiaTheme="minorEastAsia" w:hAnsi="Cambria Math"/>
              <w:sz w:val="20"/>
              <w:szCs w:val="20"/>
              <w:lang w:bidi="he-IL"/>
            </w:rPr>
            <m:t>T₂</m:t>
          </m:r>
          <m:r>
            <w:rPr>
              <w:rFonts w:ascii="Cambria Math" w:hAnsi="Cambria Math"/>
              <w:sz w:val="20"/>
              <w:szCs w:val="20"/>
              <w:lang w:bidi="he-IL"/>
            </w:rPr>
            <m:t>=½</m:t>
          </m:r>
          <m:r>
            <w:rPr>
              <w:rFonts w:ascii="Cambria Math" w:eastAsiaTheme="minorEastAsia" w:hAnsi="Cambria Math"/>
              <w:sz w:val="20"/>
              <w:szCs w:val="20"/>
              <w:lang w:bidi="he-IL"/>
            </w:rPr>
            <m:t>·M₂·</m:t>
          </m:r>
          <m:sSup>
            <m:sSupPr>
              <m:ctrlPr>
                <w:rPr>
                  <w:rFonts w:ascii="Cambria Math" w:eastAsiaTheme="minorEastAsia" w:hAnsi="Cambria Math"/>
                  <w:i/>
                  <w:sz w:val="20"/>
                  <w:szCs w:val="20"/>
                  <w:lang w:bidi="he-IL"/>
                </w:rPr>
              </m:ctrlPr>
            </m:sSupPr>
            <m:e>
              <m:r>
                <w:rPr>
                  <w:rFonts w:ascii="Cambria Math" w:hAnsi="Cambria Math"/>
                  <w:sz w:val="20"/>
                  <w:szCs w:val="20"/>
                  <w:lang w:bidi="he-IL"/>
                </w:rPr>
                <m:t>v</m:t>
              </m:r>
              <m:r>
                <w:rPr>
                  <w:rFonts w:ascii="Cambria Math" w:eastAsiaTheme="minorEastAsia" w:hAnsi="Cambria Math"/>
                  <w:sz w:val="20"/>
                  <w:szCs w:val="20"/>
                  <w:lang w:bidi="he-IL"/>
                </w:rPr>
                <m:t>₂</m:t>
              </m:r>
              <m:ctrlPr>
                <w:rPr>
                  <w:rFonts w:ascii="Cambria Math" w:hAnsi="Cambria Math"/>
                  <w:i/>
                  <w:sz w:val="20"/>
                  <w:szCs w:val="20"/>
                  <w:lang w:bidi="he-IL"/>
                </w:rPr>
              </m:ctrlPr>
            </m:e>
            <m:sup>
              <m:r>
                <w:rPr>
                  <w:rFonts w:ascii="Cambria Math" w:eastAsiaTheme="minorEastAsia" w:hAnsi="Cambria Math"/>
                  <w:sz w:val="20"/>
                  <w:szCs w:val="20"/>
                  <w:lang w:bidi="he-IL"/>
                </w:rPr>
                <m:t>2</m:t>
              </m:r>
            </m:sup>
          </m:sSup>
        </m:oMath>
      </m:oMathPara>
    </w:p>
    <w:p w14:paraId="1C4FAE70" w14:textId="66BC378B" w:rsidR="00546830" w:rsidRPr="00623BEE" w:rsidRDefault="00000000" w:rsidP="00546830">
      <w:pPr>
        <w:rPr>
          <w:rFonts w:ascii="Cambria Math" w:eastAsiaTheme="minorEastAsia" w:hAnsi="Cambria Math"/>
          <w:sz w:val="20"/>
          <w:szCs w:val="20"/>
          <w:lang w:bidi="he-IL"/>
          <w:oMath/>
        </w:rPr>
      </w:pPr>
      <m:oMathPara>
        <m:oMath>
          <m:sSup>
            <m:sSupPr>
              <m:ctrlPr>
                <w:rPr>
                  <w:rFonts w:ascii="Cambria Math" w:eastAsiaTheme="minorEastAsia" w:hAnsi="Cambria Math"/>
                  <w:i/>
                  <w:sz w:val="20"/>
                  <w:szCs w:val="20"/>
                  <w:lang w:bidi="he-IL"/>
                </w:rPr>
              </m:ctrlPr>
            </m:sSupPr>
            <m:e>
              <m:r>
                <w:rPr>
                  <w:rFonts w:ascii="Cambria Math" w:hAnsi="Cambria Math"/>
                  <w:sz w:val="20"/>
                  <w:szCs w:val="20"/>
                  <w:lang w:bidi="he-IL"/>
                </w:rPr>
                <m:t>v</m:t>
              </m:r>
              <m:r>
                <w:rPr>
                  <w:rFonts w:ascii="Cambria Math" w:eastAsiaTheme="minorEastAsia" w:hAnsi="Cambria Math"/>
                  <w:sz w:val="20"/>
                  <w:szCs w:val="20"/>
                  <w:lang w:bidi="he-IL"/>
                </w:rPr>
                <m:t>₁</m:t>
              </m:r>
              <m:ctrlPr>
                <w:rPr>
                  <w:rFonts w:ascii="Cambria Math" w:hAnsi="Cambria Math"/>
                  <w:i/>
                  <w:sz w:val="20"/>
                  <w:szCs w:val="20"/>
                  <w:lang w:bidi="he-IL"/>
                </w:rPr>
              </m:ctrlPr>
            </m:e>
            <m:sup>
              <m:r>
                <w:rPr>
                  <w:rFonts w:ascii="Cambria Math" w:eastAsiaTheme="minorEastAsia" w:hAnsi="Cambria Math"/>
                  <w:sz w:val="20"/>
                  <w:szCs w:val="20"/>
                  <w:lang w:bidi="he-IL"/>
                </w:rPr>
                <m:t>2</m:t>
              </m:r>
            </m:sup>
          </m:sSup>
          <m:r>
            <w:rPr>
              <w:rFonts w:ascii="Cambria Math"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hAnsi="Cambria Math"/>
                      <w:sz w:val="20"/>
                      <w:szCs w:val="20"/>
                      <w:lang w:bidi="he-IL"/>
                    </w:rPr>
                    <m:t>x</m:t>
                  </m:r>
                  <m:r>
                    <w:rPr>
                      <w:rFonts w:ascii="Cambria Math" w:eastAsiaTheme="minorEastAsia" w:hAnsi="Cambria Math"/>
                      <w:sz w:val="20"/>
                      <w:szCs w:val="20"/>
                      <w:lang w:bidi="he-IL"/>
                    </w:rPr>
                    <m:t>₁</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+y</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̇₁</m:t>
              </m:r>
            </m:e>
            <m:sup>
              <m:r>
                <w:rPr>
                  <w:rFonts w:ascii="Cambria Math" w:eastAsiaTheme="minorEastAsia" w:hAnsi="Cambria Math"/>
                  <w:sz w:val="20"/>
                  <w:szCs w:val="20"/>
                  <w:lang w:bidi="he-IL"/>
                </w:rPr>
                <m:t>2</m:t>
              </m:r>
            </m:sup>
          </m:sSup>
        </m:oMath>
      </m:oMathPara>
    </w:p>
    <w:p w14:paraId="0287265B" w14:textId="65624F68" w:rsidR="00AD780F" w:rsidRPr="00623BEE" w:rsidRDefault="00000000" w:rsidP="00AD780F">
      <w:pPr>
        <w:rPr>
          <w:rFonts w:ascii="Cambria Math" w:eastAsiaTheme="minorEastAsia" w:hAnsi="Cambria Math"/>
          <w:sz w:val="20"/>
          <w:szCs w:val="20"/>
          <w:lang w:bidi="he-IL"/>
          <w:oMath/>
        </w:rPr>
      </w:pPr>
      <m:oMathPara>
        <m:oMath>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v₂</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hAnsi="Cambria Math"/>
                      <w:sz w:val="20"/>
                      <w:szCs w:val="20"/>
                      <w:lang w:bidi="he-IL"/>
                    </w:rPr>
                    <m:t>x</m:t>
                  </m:r>
                  <m:r>
                    <w:rPr>
                      <w:rFonts w:ascii="Cambria Math" w:eastAsiaTheme="minorEastAsia" w:hAnsi="Cambria Math"/>
                      <w:sz w:val="20"/>
                      <w:szCs w:val="20"/>
                      <w:lang w:bidi="he-IL"/>
                    </w:rPr>
                    <m:t>₂</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+y</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̇₂</m:t>
              </m:r>
            </m:e>
            <m:sup>
              <m:r>
                <w:rPr>
                  <w:rFonts w:ascii="Cambria Math" w:eastAsiaTheme="minorEastAsia" w:hAnsi="Cambria Math"/>
                  <w:sz w:val="20"/>
                  <w:szCs w:val="20"/>
                  <w:lang w:bidi="he-IL"/>
                </w:rPr>
                <m:t>2</m:t>
              </m:r>
            </m:sup>
          </m:sSup>
        </m:oMath>
      </m:oMathPara>
    </w:p>
    <w:p w14:paraId="18DCDB3B" w14:textId="5AA88A00" w:rsidR="00546830" w:rsidRPr="00623BEE" w:rsidRDefault="00CE3C39"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T₁=</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·M₁·</m:t>
          </m:r>
          <m:d>
            <m:dPr>
              <m:ctrlPr>
                <w:rPr>
                  <w:rFonts w:ascii="Cambria Math" w:eastAsiaTheme="minorEastAsia" w:hAnsi="Cambria Math"/>
                  <w:i/>
                  <w:sz w:val="20"/>
                  <w:szCs w:val="20"/>
                  <w:lang w:bidi="he-IL"/>
                </w:rPr>
              </m:ctrlPr>
            </m:dPr>
            <m:e>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·co</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s</m:t>
                  </m:r>
                </m:e>
                <m:sup>
                  <m:r>
                    <w:rPr>
                      <w:rFonts w:ascii="Cambria Math" w:eastAsiaTheme="minorEastAsia" w:hAnsi="Cambria Math"/>
                      <w:sz w:val="20"/>
                      <w:szCs w:val="20"/>
                      <w:lang w:bidi="he-IL"/>
                    </w:rPr>
                    <m:t>2</m:t>
                  </m:r>
                </m:sup>
              </m:sSup>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·si</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n</m:t>
                  </m:r>
                </m:e>
                <m:sup>
                  <m:r>
                    <w:rPr>
                      <w:rFonts w:ascii="Cambria Math" w:eastAsiaTheme="minorEastAsia" w:hAnsi="Cambria Math"/>
                      <w:sz w:val="20"/>
                      <w:szCs w:val="20"/>
                      <w:lang w:bidi="he-IL"/>
                    </w:rPr>
                    <m:t>2</m:t>
                  </m:r>
                </m:sup>
              </m:sSup>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e>
          </m:d>
        </m:oMath>
      </m:oMathPara>
    </w:p>
    <w:p w14:paraId="59D97F82" w14:textId="4DE87A24" w:rsidR="00546830" w:rsidRPr="00623BEE" w:rsidRDefault="005C6276"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oMath>
      </m:oMathPara>
    </w:p>
    <w:p w14:paraId="53A740BD" w14:textId="4C85D0A4" w:rsidR="00546830" w:rsidRPr="00623BEE" w:rsidRDefault="00CE3C39"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T₂=</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sSup>
                <m:sSupPr>
                  <m:ctrlPr>
                    <w:rPr>
                      <w:rFonts w:ascii="Cambria Math" w:eastAsiaTheme="minorEastAsia" w:hAnsi="Cambria Math"/>
                      <w:i/>
                      <w:sz w:val="20"/>
                      <w:szCs w:val="20"/>
                      <w:lang w:bidi="he-IL"/>
                    </w:rPr>
                  </m:ctrlPr>
                </m:sSupPr>
                <m:e>
                  <m:d>
                    <m:dPr>
                      <m:ctrlPr>
                        <w:rPr>
                          <w:rFonts w:ascii="Cambria Math" w:eastAsiaTheme="minorEastAsia" w:hAnsi="Cambria Math"/>
                          <w:i/>
                          <w:sz w:val="20"/>
                          <w:szCs w:val="20"/>
                          <w:lang w:bidi="he-IL"/>
                        </w:rPr>
                      </m:ctrlPr>
                    </m:d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·L₁·cos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·L₂·cos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₂</m:t>
                          </m:r>
                        </m:e>
                      </m:d>
                    </m:e>
                  </m:d>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d>
                    <m:dPr>
                      <m:ctrlPr>
                        <w:rPr>
                          <w:rFonts w:ascii="Cambria Math" w:eastAsiaTheme="minorEastAsia" w:hAnsi="Cambria Math"/>
                          <w:i/>
                          <w:sz w:val="20"/>
                          <w:szCs w:val="20"/>
                          <w:lang w:bidi="he-IL"/>
                        </w:rPr>
                      </m:ctrlPr>
                    </m:d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·L₁·sin</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·L₂·sin</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₂</m:t>
                          </m:r>
                        </m:e>
                      </m:d>
                    </m:e>
                  </m:d>
                </m:e>
                <m:sup>
                  <m:r>
                    <w:rPr>
                      <w:rFonts w:ascii="Cambria Math" w:eastAsiaTheme="minorEastAsia" w:hAnsi="Cambria Math"/>
                      <w:sz w:val="20"/>
                      <w:szCs w:val="20"/>
                      <w:lang w:bidi="he-IL"/>
                    </w:rPr>
                    <m:t>2</m:t>
                  </m:r>
                </m:sup>
              </m:sSup>
            </m:e>
          </m:d>
        </m:oMath>
      </m:oMathPara>
    </w:p>
    <w:p w14:paraId="4479F295" w14:textId="14BC9AE2" w:rsidR="00546830" w:rsidRPr="00623BEE" w:rsidRDefault="00CE3C39"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 xml:space="preserve"> =</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hAnsi="Cambria Math"/>
                      <w:sz w:val="20"/>
                      <w:szCs w:val="20"/>
                      <w:lang w:bidi="he-IL"/>
                    </w:rPr>
                    <m:t>L</m:t>
                  </m:r>
                  <m:r>
                    <w:rPr>
                      <w:rFonts w:ascii="Cambria Math" w:eastAsiaTheme="minorEastAsia" w:hAnsi="Cambria Math"/>
                      <w:sz w:val="20"/>
                      <w:szCs w:val="20"/>
                      <w:lang w:bidi="he-IL"/>
                    </w:rPr>
                    <m:t>₂</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r>
                    <w:rPr>
                      <w:rFonts w:ascii="Cambria Math" w:hAnsi="Cambria Math"/>
                      <w:sz w:val="20"/>
                      <w:szCs w:val="20"/>
                      <w:lang w:bidi="he-IL"/>
                    </w:rPr>
                    <m:t>θ</m:t>
                  </m:r>
                  <m:r>
                    <w:rPr>
                      <w:rFonts w:ascii="Cambria Math" w:eastAsiaTheme="minorEastAsia" w:hAnsi="Cambria Math"/>
                      <w:sz w:val="20"/>
                      <w:szCs w:val="20"/>
                      <w:lang w:bidi="he-IL"/>
                    </w:rPr>
                    <m:t>₂</m:t>
                  </m:r>
                </m:e>
              </m:d>
            </m:e>
          </m:d>
        </m:oMath>
      </m:oMathPara>
    </w:p>
    <w:p w14:paraId="2E8B6A4F" w14:textId="02D9E249" w:rsidR="00546830" w:rsidRPr="00623BEE" w:rsidRDefault="005C6276"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T=T₁+T₂</m:t>
          </m:r>
        </m:oMath>
      </m:oMathPara>
    </w:p>
    <w:p w14:paraId="74E80A2C" w14:textId="59F1D134" w:rsidR="003C01D6" w:rsidRPr="003C01D6" w:rsidRDefault="005C6276" w:rsidP="003C01D6">
      <w:pPr>
        <w:bidi/>
        <w:rPr>
          <w:rFonts w:ascii="Cambria Math" w:eastAsiaTheme="minorEastAsia" w:hAnsi="Cambria Math"/>
          <w:sz w:val="28"/>
          <w:szCs w:val="28"/>
          <w:lang w:bidi="he-IL"/>
        </w:rPr>
      </w:pPr>
      <m:oMathPara>
        <m:oMath>
          <m:r>
            <w:rPr>
              <w:rFonts w:ascii="Cambria Math" w:eastAsiaTheme="minorEastAsia" w:hAnsi="Cambria Math"/>
              <w:sz w:val="20"/>
              <w:szCs w:val="20"/>
              <w:lang w:bidi="he-IL"/>
            </w:rPr>
            <m:t>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hAnsi="Cambria Math"/>
                      <w:sz w:val="20"/>
                      <w:szCs w:val="20"/>
                      <w:lang w:bidi="he-IL"/>
                    </w:rPr>
                    <m:t>L</m:t>
                  </m:r>
                  <m:r>
                    <w:rPr>
                      <w:rFonts w:ascii="Cambria Math" w:eastAsiaTheme="minorEastAsia" w:hAnsi="Cambria Math"/>
                      <w:sz w:val="20"/>
                      <w:szCs w:val="20"/>
                      <w:lang w:bidi="he-IL"/>
                    </w:rPr>
                    <m:t>₂</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r>
                    <w:rPr>
                      <w:rFonts w:ascii="Cambria Math" w:hAnsi="Cambria Math"/>
                      <w:sz w:val="20"/>
                      <w:szCs w:val="20"/>
                      <w:lang w:bidi="he-IL"/>
                    </w:rPr>
                    <m:t>θ</m:t>
                  </m:r>
                  <m:r>
                    <w:rPr>
                      <w:rFonts w:ascii="Cambria Math" w:eastAsiaTheme="minorEastAsia" w:hAnsi="Cambria Math"/>
                      <w:sz w:val="20"/>
                      <w:szCs w:val="20"/>
                      <w:lang w:bidi="he-IL"/>
                    </w:rPr>
                    <m:t>₂</m:t>
                  </m:r>
                </m:e>
              </m:d>
            </m:e>
          </m:d>
          <m:r>
            <m:rPr>
              <m:sty m:val="p"/>
            </m:rPr>
            <w:rPr>
              <w:rFonts w:ascii="Cambria Math" w:eastAsiaTheme="minorEastAsia" w:hAnsi="Cambria Math"/>
              <w:sz w:val="20"/>
              <w:szCs w:val="20"/>
              <w:lang w:bidi="he-IL"/>
            </w:rPr>
            <w:br/>
          </m:r>
        </m:oMath>
      </m:oMathPara>
      <w:r w:rsidR="003C01D6" w:rsidRPr="003C01D6">
        <w:rPr>
          <w:rFonts w:ascii="Cambria Math" w:eastAsiaTheme="minorEastAsia" w:hAnsi="Cambria Math"/>
          <w:sz w:val="28"/>
          <w:szCs w:val="28"/>
          <w:rtl/>
          <w:lang w:bidi="he-IL"/>
        </w:rPr>
        <w:t xml:space="preserve">כדי לנתח את תנועת המטוטלת הכפולה – מערכת הידועה במורכבותה וברגישותה לתנאי התחלה – כדאי להשתמש בשיטה שמפשטת את תהליך גזירת משוואות התנועה. אחת השיטות היעילות לכך היא </w:t>
      </w:r>
      <w:commentRangeStart w:id="1"/>
      <w:r w:rsidR="003C01D6" w:rsidRPr="003C01D6">
        <w:rPr>
          <w:rFonts w:ascii="Cambria Math" w:eastAsiaTheme="minorEastAsia" w:hAnsi="Cambria Math"/>
          <w:sz w:val="28"/>
          <w:szCs w:val="28"/>
          <w:rtl/>
          <w:lang w:bidi="he-IL"/>
        </w:rPr>
        <w:t>שיטת אוילר-לגרנז' מהמכניקה האנליטית</w:t>
      </w:r>
      <w:r w:rsidR="003C01D6" w:rsidRPr="003C01D6">
        <w:rPr>
          <w:rFonts w:ascii="Cambria Math" w:eastAsiaTheme="minorEastAsia" w:hAnsi="Cambria Math"/>
          <w:sz w:val="28"/>
          <w:szCs w:val="28"/>
          <w:lang w:bidi="he-IL"/>
        </w:rPr>
        <w:t>.</w:t>
      </w:r>
      <w:commentRangeEnd w:id="1"/>
      <w:r w:rsidR="00A8750C" w:rsidRPr="003C01D6">
        <w:rPr>
          <w:rStyle w:val="CommentReference"/>
          <w:rFonts w:ascii="Cambria Math" w:eastAsiaTheme="minorEastAsia" w:hAnsi="Cambria Math"/>
          <w:sz w:val="28"/>
          <w:szCs w:val="28"/>
          <w:lang w:bidi="he-IL"/>
        </w:rPr>
        <w:commentReference w:id="1"/>
      </w:r>
    </w:p>
    <w:p w14:paraId="47A7B68A" w14:textId="77777777" w:rsidR="005C2455" w:rsidRDefault="005C2455" w:rsidP="003C01D6">
      <w:pPr>
        <w:bidi/>
        <w:rPr>
          <w:rFonts w:ascii="Cambria Math" w:eastAsiaTheme="minorEastAsia" w:hAnsi="Cambria Math"/>
          <w:sz w:val="28"/>
          <w:szCs w:val="28"/>
          <w:lang w:bidi="he-IL"/>
        </w:rPr>
      </w:pPr>
    </w:p>
    <w:p w14:paraId="04DB2057" w14:textId="781E90D8" w:rsidR="003C01D6" w:rsidRPr="003C01D6" w:rsidRDefault="003C01D6" w:rsidP="005C2455">
      <w:pPr>
        <w:bidi/>
        <w:rPr>
          <w:rFonts w:ascii="Cambria Math" w:eastAsiaTheme="minorEastAsia" w:hAnsi="Cambria Math"/>
          <w:sz w:val="28"/>
          <w:szCs w:val="28"/>
          <w:lang w:bidi="he-IL"/>
        </w:rPr>
      </w:pPr>
      <w:r w:rsidRPr="003C01D6">
        <w:rPr>
          <w:rFonts w:ascii="Cambria Math" w:eastAsiaTheme="minorEastAsia" w:hAnsi="Cambria Math"/>
          <w:sz w:val="28"/>
          <w:szCs w:val="28"/>
          <w:rtl/>
          <w:lang w:bidi="he-IL"/>
        </w:rPr>
        <w:lastRenderedPageBreak/>
        <w:t>שיטת אוילר-לגרנז' היא כלי רב עוצמה במכניקה הקלאסית, המשמש לגזירת תנועתן של מערכות פיזיקליות. במקום להתמקד בכוחות, כמו בשיטה הניוטונית, היא מבוססת על אנרגיה – ובפרט על ההפרש בין אנרגיה קינטית לפוטנציאלית, הקרוי לפונקציית הלגרנז'יאן. על ידי יישום העיקרון הזה על הקואורדינטות הכלליות של המערכת, ניתן לגזור באופן שיטתי את המשוואות שמתארות את התנהגותה. במקרה של המטוטלת הכפולה, שיטה זו מספקת דרך יעילה וברורה לתיאור התנועה המורכבת ולעיתים כאוטית של שתי המסות המחוברות</w:t>
      </w:r>
      <w:r w:rsidRPr="003C01D6">
        <w:rPr>
          <w:rFonts w:ascii="Cambria Math" w:eastAsiaTheme="minorEastAsia" w:hAnsi="Cambria Math"/>
          <w:sz w:val="28"/>
          <w:szCs w:val="28"/>
          <w:lang w:bidi="he-IL"/>
        </w:rPr>
        <w:t>.</w:t>
      </w:r>
    </w:p>
    <w:p w14:paraId="19165687" w14:textId="657461E0" w:rsidR="00C45DF4" w:rsidRPr="00D55399" w:rsidRDefault="00C45DF4" w:rsidP="00AD780F">
      <w:pPr>
        <w:rPr>
          <w:rFonts w:ascii="Cambria Math" w:eastAsiaTheme="minorEastAsia" w:hAnsi="Cambria Math"/>
          <w:sz w:val="28"/>
          <w:szCs w:val="28"/>
          <w:lang w:bidi="he-IL"/>
          <w:oMath/>
        </w:rPr>
      </w:pPr>
    </w:p>
    <w:p w14:paraId="0CE3527A" w14:textId="119D4980" w:rsidR="00C45DF4" w:rsidRPr="00623BEE" w:rsidRDefault="00C45DF4" w:rsidP="00AD780F">
      <w:pPr>
        <w:bidi/>
        <w:rPr>
          <w:sz w:val="20"/>
          <w:szCs w:val="20"/>
          <w:lang w:bidi="he-IL"/>
        </w:rPr>
      </w:pPr>
      <w:r w:rsidRPr="00C45DF4">
        <w:rPr>
          <w:sz w:val="28"/>
          <w:szCs w:val="28"/>
          <w:rtl/>
          <w:lang w:bidi="he-IL"/>
        </w:rPr>
        <w:t>הלגרנז'יאן ניתן לבסוף על ידי</w:t>
      </w:r>
      <w:r w:rsidRPr="00C45DF4">
        <w:rPr>
          <w:sz w:val="28"/>
          <w:szCs w:val="28"/>
          <w:lang w:bidi="he-IL"/>
        </w:rPr>
        <w:t xml:space="preserve"> </w:t>
      </w:r>
      <w:r w:rsidRPr="00C45DF4">
        <w:rPr>
          <w:sz w:val="28"/>
          <w:szCs w:val="28"/>
          <w:cs/>
        </w:rPr>
        <w:t>‎</w:t>
      </w:r>
      <w:r w:rsidRPr="00C45DF4">
        <w:rPr>
          <w:sz w:val="28"/>
          <w:szCs w:val="28"/>
          <w:lang w:bidi="he-IL"/>
        </w:rPr>
        <w:t>T - V</w:t>
      </w:r>
      <w:r w:rsidRPr="00C45DF4">
        <w:rPr>
          <w:sz w:val="28"/>
          <w:szCs w:val="28"/>
          <w:cs/>
        </w:rPr>
        <w:t>‎</w:t>
      </w:r>
      <w:r w:rsidRPr="00C45DF4">
        <w:rPr>
          <w:sz w:val="28"/>
          <w:szCs w:val="28"/>
          <w:lang w:bidi="he-IL"/>
        </w:rPr>
        <w:t xml:space="preserve">, </w:t>
      </w:r>
      <w:r w:rsidRPr="00C45DF4">
        <w:rPr>
          <w:sz w:val="28"/>
          <w:szCs w:val="28"/>
          <w:rtl/>
          <w:lang w:bidi="he-IL"/>
        </w:rPr>
        <w:t>כלומר</w:t>
      </w:r>
      <w:r w:rsidRPr="00C45DF4">
        <w:rPr>
          <w:sz w:val="28"/>
          <w:szCs w:val="28"/>
          <w:lang w:bidi="he-IL"/>
        </w:rPr>
        <w:t>:</w:t>
      </w:r>
    </w:p>
    <w:p w14:paraId="0E17E8F8" w14:textId="262A9875" w:rsidR="009E7136" w:rsidRDefault="00D55399" w:rsidP="009E7136">
      <w:pPr>
        <w:rPr>
          <w:sz w:val="28"/>
          <w:szCs w:val="28"/>
          <w:lang w:bidi="he-IL"/>
        </w:rPr>
      </w:pPr>
      <m:oMathPara>
        <m:oMath>
          <m:r>
            <w:rPr>
              <w:rFonts w:ascii="Cambria Math" w:hAnsi="Cambria Math"/>
              <w:sz w:val="20"/>
              <w:szCs w:val="20"/>
              <w:lang w:bidi="he-IL"/>
            </w:rPr>
            <m:t xml:space="preserve">L = </m:t>
          </m:r>
          <m:d>
            <m:dPr>
              <m:ctrlPr>
                <w:rPr>
                  <w:rFonts w:ascii="Cambria Math"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ctrlPr>
                <w:rPr>
                  <w:rFonts w:ascii="Cambria Math" w:eastAsiaTheme="minorEastAsia" w:hAnsi="Cambria Math"/>
                  <w:i/>
                  <w:sz w:val="20"/>
                  <w:szCs w:val="20"/>
                  <w:lang w:bidi="he-IL"/>
                </w:rPr>
              </m:ctrlPr>
            </m:e>
          </m:d>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 ·M₂· [</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 xml:space="preserve">²·L₁² + </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²·L₂² + 2·</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θ₁</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·L₁·L₂·cos (θ₁ - θ₂)] + M₁·g · L₁·</m:t>
          </m:r>
          <m:r>
            <w:rPr>
              <w:rFonts w:ascii="Cambria Math" w:hAnsi="Cambria Math"/>
              <w:sz w:val="20"/>
              <w:szCs w:val="20"/>
              <w:lang w:bidi="he-IL"/>
            </w:rPr>
            <m:t xml:space="preserve"> cos (θ</m:t>
          </m:r>
          <m:r>
            <w:rPr>
              <w:rFonts w:ascii="Cambria Math" w:eastAsiaTheme="minorEastAsia" w:hAnsi="Cambria Math"/>
              <w:sz w:val="20"/>
              <w:szCs w:val="20"/>
              <w:lang w:bidi="he-IL"/>
            </w:rPr>
            <m:t>₁</m:t>
          </m:r>
          <m:r>
            <w:rPr>
              <w:rFonts w:ascii="Cambria Math" w:hAnsi="Cambria Math"/>
              <w:sz w:val="20"/>
              <w:szCs w:val="20"/>
              <w:lang w:bidi="he-IL"/>
            </w:rPr>
            <m:t xml:space="preserve">) </m:t>
          </m:r>
          <m:r>
            <w:rPr>
              <w:rFonts w:ascii="Cambria Math" w:eastAsiaTheme="minorEastAsia" w:hAnsi="Cambria Math"/>
              <w:sz w:val="20"/>
              <w:szCs w:val="20"/>
              <w:lang w:bidi="he-IL"/>
            </w:rPr>
            <m:t>+ M₂·g·(L₁·</m:t>
          </m:r>
          <m:r>
            <w:rPr>
              <w:rFonts w:ascii="Cambria Math" w:hAnsi="Cambria Math"/>
              <w:sz w:val="20"/>
              <w:szCs w:val="20"/>
              <w:lang w:bidi="he-IL"/>
            </w:rPr>
            <m:t xml:space="preserve"> cos (θ</m:t>
          </m:r>
          <m:r>
            <w:rPr>
              <w:rFonts w:ascii="Cambria Math" w:eastAsiaTheme="minorEastAsia" w:hAnsi="Cambria Math"/>
              <w:sz w:val="20"/>
              <w:szCs w:val="20"/>
              <w:lang w:bidi="he-IL"/>
            </w:rPr>
            <m:t>₁</m:t>
          </m:r>
          <m:r>
            <w:rPr>
              <w:rFonts w:ascii="Cambria Math" w:hAnsi="Cambria Math"/>
              <w:sz w:val="20"/>
              <w:szCs w:val="20"/>
              <w:lang w:bidi="he-IL"/>
            </w:rPr>
            <m:t>) + L</m:t>
          </m:r>
          <m:r>
            <w:rPr>
              <w:rFonts w:ascii="Cambria Math" w:eastAsiaTheme="minorEastAsia" w:hAnsi="Cambria Math"/>
              <w:sz w:val="20"/>
              <w:szCs w:val="20"/>
              <w:lang w:bidi="he-IL"/>
            </w:rPr>
            <m:t>₂·</m:t>
          </m:r>
          <m:r>
            <w:rPr>
              <w:rFonts w:ascii="Cambria Math" w:hAnsi="Cambria Math"/>
              <w:sz w:val="20"/>
              <w:szCs w:val="20"/>
              <w:lang w:bidi="he-IL"/>
            </w:rPr>
            <m:t xml:space="preserve"> cos (θ</m:t>
          </m:r>
          <m:r>
            <w:rPr>
              <w:rFonts w:ascii="Cambria Math" w:eastAsiaTheme="minorEastAsia" w:hAnsi="Cambria Math"/>
              <w:sz w:val="20"/>
              <w:szCs w:val="20"/>
              <w:lang w:bidi="he-IL"/>
            </w:rPr>
            <m:t>₂</m:t>
          </m:r>
          <m:r>
            <w:rPr>
              <w:rFonts w:ascii="Cambria Math" w:hAnsi="Cambria Math"/>
              <w:sz w:val="20"/>
              <w:szCs w:val="20"/>
              <w:lang w:bidi="he-IL"/>
            </w:rPr>
            <m:t>)</m:t>
          </m:r>
          <m:r>
            <m:rPr>
              <m:sty m:val="p"/>
            </m:rPr>
            <w:rPr>
              <w:rFonts w:ascii="Cambria Math" w:eastAsiaTheme="minorEastAsia" w:hAnsi="Cambria Math"/>
              <w:sz w:val="20"/>
              <w:szCs w:val="20"/>
              <w:lang w:bidi="he-IL"/>
            </w:rPr>
            <w:br/>
          </m:r>
        </m:oMath>
      </m:oMathPara>
    </w:p>
    <w:p w14:paraId="1B42A8FB" w14:textId="3D61356F" w:rsidR="00EB2690" w:rsidRDefault="00EB2690" w:rsidP="00EB2690">
      <w:pPr>
        <w:bidi/>
        <w:rPr>
          <w:sz w:val="28"/>
          <w:szCs w:val="28"/>
        </w:rPr>
      </w:pPr>
      <w:r w:rsidRPr="00EB2690">
        <w:rPr>
          <w:rFonts w:cs="Arial" w:hint="cs"/>
          <w:sz w:val="28"/>
          <w:szCs w:val="28"/>
          <w:rtl/>
          <w:lang w:bidi="he-IL"/>
        </w:rPr>
        <w:t>כעת</w:t>
      </w:r>
      <w:r w:rsidRPr="00EB2690">
        <w:rPr>
          <w:rFonts w:cs="Arial"/>
          <w:sz w:val="28"/>
          <w:szCs w:val="28"/>
          <w:rtl/>
          <w:lang w:bidi="he-IL"/>
        </w:rPr>
        <w:t xml:space="preserve"> </w:t>
      </w:r>
      <w:r w:rsidRPr="00EB2690">
        <w:rPr>
          <w:rFonts w:cs="Arial" w:hint="cs"/>
          <w:sz w:val="28"/>
          <w:szCs w:val="28"/>
          <w:rtl/>
          <w:lang w:bidi="he-IL"/>
        </w:rPr>
        <w:t>עלינו</w:t>
      </w:r>
      <w:r w:rsidRPr="00EB2690">
        <w:rPr>
          <w:rFonts w:cs="Arial"/>
          <w:sz w:val="28"/>
          <w:szCs w:val="28"/>
          <w:rtl/>
          <w:lang w:bidi="he-IL"/>
        </w:rPr>
        <w:t xml:space="preserve"> </w:t>
      </w:r>
      <w:r w:rsidRPr="00EB2690">
        <w:rPr>
          <w:rFonts w:cs="Arial" w:hint="cs"/>
          <w:sz w:val="28"/>
          <w:szCs w:val="28"/>
          <w:rtl/>
          <w:lang w:bidi="he-IL"/>
        </w:rPr>
        <w:t>לפתור</w:t>
      </w:r>
      <w:r w:rsidRPr="00EB2690">
        <w:rPr>
          <w:rFonts w:cs="Arial"/>
          <w:sz w:val="28"/>
          <w:szCs w:val="28"/>
          <w:rtl/>
          <w:lang w:bidi="he-IL"/>
        </w:rPr>
        <w:t xml:space="preserve"> </w:t>
      </w:r>
      <w:r w:rsidRPr="00EB2690">
        <w:rPr>
          <w:rFonts w:cs="Arial" w:hint="cs"/>
          <w:sz w:val="28"/>
          <w:szCs w:val="28"/>
          <w:rtl/>
          <w:lang w:bidi="he-IL"/>
        </w:rPr>
        <w:t>את</w:t>
      </w:r>
      <w:r w:rsidRPr="00EB2690">
        <w:rPr>
          <w:rFonts w:cs="Arial"/>
          <w:sz w:val="28"/>
          <w:szCs w:val="28"/>
          <w:rtl/>
          <w:lang w:bidi="he-IL"/>
        </w:rPr>
        <w:t xml:space="preserve"> </w:t>
      </w:r>
      <w:r w:rsidRPr="00EB2690">
        <w:rPr>
          <w:rFonts w:cs="Arial" w:hint="cs"/>
          <w:sz w:val="28"/>
          <w:szCs w:val="28"/>
          <w:rtl/>
          <w:lang w:bidi="he-IL"/>
        </w:rPr>
        <w:t>משוואת</w:t>
      </w:r>
      <w:r w:rsidRPr="00EB2690">
        <w:rPr>
          <w:rFonts w:cs="Arial"/>
          <w:sz w:val="28"/>
          <w:szCs w:val="28"/>
          <w:rtl/>
          <w:lang w:bidi="he-IL"/>
        </w:rPr>
        <w:t xml:space="preserve"> </w:t>
      </w:r>
      <w:r w:rsidRPr="00EB2690">
        <w:rPr>
          <w:rFonts w:cs="Arial" w:hint="cs"/>
          <w:sz w:val="28"/>
          <w:szCs w:val="28"/>
          <w:rtl/>
          <w:lang w:bidi="he-IL"/>
        </w:rPr>
        <w:t>אוילר</w:t>
      </w:r>
      <w:r w:rsidRPr="00EB2690">
        <w:rPr>
          <w:rFonts w:cs="Arial"/>
          <w:sz w:val="28"/>
          <w:szCs w:val="28"/>
          <w:rtl/>
          <w:lang w:bidi="he-IL"/>
        </w:rPr>
        <w:t>-</w:t>
      </w:r>
      <w:r w:rsidRPr="00EB2690">
        <w:rPr>
          <w:rFonts w:cs="Arial" w:hint="cs"/>
          <w:sz w:val="28"/>
          <w:szCs w:val="28"/>
          <w:rtl/>
          <w:lang w:bidi="he-IL"/>
        </w:rPr>
        <w:t>לגראנז</w:t>
      </w:r>
      <w:r w:rsidRPr="00EB2690">
        <w:rPr>
          <w:rFonts w:cs="Arial"/>
          <w:sz w:val="28"/>
          <w:szCs w:val="28"/>
          <w:rtl/>
          <w:lang w:bidi="he-IL"/>
        </w:rPr>
        <w:t xml:space="preserve">' </w:t>
      </w:r>
      <w:r w:rsidRPr="00EB2690">
        <w:rPr>
          <w:rFonts w:cs="Arial" w:hint="cs"/>
          <w:sz w:val="28"/>
          <w:szCs w:val="28"/>
          <w:rtl/>
          <w:lang w:bidi="he-IL"/>
        </w:rPr>
        <w:t>עבור</w:t>
      </w:r>
      <w:r w:rsidRPr="00EB2690">
        <w:rPr>
          <w:rFonts w:cs="Arial"/>
          <w:sz w:val="28"/>
          <w:szCs w:val="28"/>
          <w:rtl/>
          <w:lang w:bidi="he-IL"/>
        </w:rPr>
        <w:t xml:space="preserve"> </w:t>
      </w:r>
      <w:r w:rsidRPr="00546830">
        <w:rPr>
          <w:rFonts w:eastAsiaTheme="minorEastAsia"/>
          <w:sz w:val="28"/>
          <w:szCs w:val="28"/>
          <w:lang w:bidi="he-IL"/>
        </w:rPr>
        <w:t>θ₁</w:t>
      </w:r>
      <w:r w:rsidRPr="00EB2690">
        <w:rPr>
          <w:rFonts w:cs="Arial"/>
          <w:sz w:val="28"/>
          <w:szCs w:val="28"/>
          <w:rtl/>
          <w:lang w:bidi="he-IL"/>
        </w:rPr>
        <w:t xml:space="preserve"> </w:t>
      </w:r>
      <w:r w:rsidRPr="00EB2690">
        <w:rPr>
          <w:rFonts w:cs="Arial" w:hint="cs"/>
          <w:sz w:val="28"/>
          <w:szCs w:val="28"/>
          <w:rtl/>
          <w:lang w:bidi="he-IL"/>
        </w:rPr>
        <w:t>וגם</w:t>
      </w:r>
      <w:r w:rsidRPr="00EB2690">
        <w:rPr>
          <w:rFonts w:cs="Arial"/>
          <w:sz w:val="28"/>
          <w:szCs w:val="28"/>
          <w:rtl/>
          <w:lang w:bidi="he-IL"/>
        </w:rPr>
        <w:t xml:space="preserve"> </w:t>
      </w:r>
      <w:r w:rsidRPr="00EB2690">
        <w:rPr>
          <w:rFonts w:cs="Arial" w:hint="cs"/>
          <w:sz w:val="28"/>
          <w:szCs w:val="28"/>
          <w:rtl/>
          <w:lang w:bidi="he-IL"/>
        </w:rPr>
        <w:t>עבור</w:t>
      </w:r>
      <w:del w:id="2" w:author="Guy Raz" w:date="2025-07-07T13:45:00Z" w16du:dateUtc="2025-07-07T10:45:00Z">
        <w:r w:rsidRPr="00EB2690" w:rsidDel="00A8750C">
          <w:rPr>
            <w:rFonts w:cs="Arial"/>
            <w:sz w:val="28"/>
            <w:szCs w:val="28"/>
            <w:rtl/>
            <w:lang w:bidi="he-IL"/>
          </w:rPr>
          <w:delText xml:space="preserve"> </w:delText>
        </w:r>
        <w:r w:rsidRPr="00EB2690" w:rsidDel="00A8750C">
          <w:rPr>
            <w:rFonts w:cs="Arial" w:hint="cs"/>
            <w:sz w:val="28"/>
            <w:szCs w:val="28"/>
            <w:rtl/>
            <w:lang w:bidi="he-IL"/>
          </w:rPr>
          <w:delText>תטא</w:delText>
        </w:r>
        <w:r w:rsidRPr="00EB2690" w:rsidDel="00A8750C">
          <w:rPr>
            <w:rFonts w:cs="Arial"/>
            <w:sz w:val="28"/>
            <w:szCs w:val="28"/>
            <w:rtl/>
            <w:lang w:bidi="he-IL"/>
          </w:rPr>
          <w:delText xml:space="preserve"> </w:delText>
        </w:r>
      </w:del>
      <w:r>
        <w:rPr>
          <w:rFonts w:cs="Arial"/>
          <w:sz w:val="28"/>
          <w:szCs w:val="28"/>
          <w:lang w:bidi="he-IL"/>
        </w:rPr>
        <w:t>:</w:t>
      </w:r>
      <w:r w:rsidRPr="00546830">
        <w:rPr>
          <w:rFonts w:eastAsiaTheme="minorEastAsia"/>
          <w:sz w:val="28"/>
          <w:szCs w:val="28"/>
          <w:lang w:bidi="he-IL"/>
        </w:rPr>
        <w:t>θ₂</w:t>
      </w:r>
      <w:r w:rsidRPr="00EB2690">
        <w:rPr>
          <w:sz w:val="28"/>
          <w:szCs w:val="28"/>
        </w:rPr>
        <w:t xml:space="preserve"> </w:t>
      </w:r>
    </w:p>
    <w:p w14:paraId="5979C043" w14:textId="58A89F5D" w:rsidR="002735B8" w:rsidRDefault="00000000" w:rsidP="009E7136">
      <w:pPr>
        <w:rPr>
          <w:sz w:val="28"/>
          <w:szCs w:val="28"/>
          <w:lang w:bidi="he-IL"/>
        </w:rPr>
      </w:pPr>
      <m:oMathPara>
        <m:oMath>
          <m:f>
            <m:fPr>
              <m:ctrlPr>
                <w:rPr>
                  <w:rFonts w:ascii="Cambria Math" w:hAnsi="Cambria Math"/>
                  <w:i/>
                  <w:sz w:val="28"/>
                  <w:szCs w:val="28"/>
                  <w:lang w:bidi="he-IL"/>
                </w:rPr>
              </m:ctrlPr>
            </m:fPr>
            <m:num>
              <m:r>
                <w:rPr>
                  <w:rFonts w:ascii="Cambria Math" w:hAnsi="Cambria Math"/>
                  <w:sz w:val="28"/>
                  <w:szCs w:val="28"/>
                  <w:lang w:bidi="he-IL"/>
                </w:rPr>
                <m:t>∂</m:t>
              </m:r>
              <m:r>
                <m:rPr>
                  <m:scr m:val="script"/>
                </m:rPr>
                <w:rPr>
                  <w:rFonts w:ascii="Cambria Math" w:hAnsi="Cambria Math" w:cs="Cambria Math"/>
                  <w:sz w:val="28"/>
                  <w:szCs w:val="28"/>
                  <w:lang w:bidi="he-IL"/>
                </w:rPr>
                <m:t>L</m:t>
              </m:r>
            </m:num>
            <m:den>
              <m:r>
                <w:rPr>
                  <w:rFonts w:ascii="Cambria Math" w:hAnsi="Cambria Math"/>
                  <w:sz w:val="28"/>
                  <w:szCs w:val="28"/>
                  <w:lang w:bidi="he-IL"/>
                </w:rPr>
                <m:t>∂θ</m:t>
              </m:r>
            </m:den>
          </m:f>
          <m:r>
            <w:rPr>
              <w:rFonts w:ascii="Cambria Math" w:hAnsi="Cambria Math"/>
              <w:sz w:val="28"/>
              <w:szCs w:val="28"/>
              <w:lang w:bidi="he-IL"/>
            </w:rPr>
            <m:t xml:space="preserve"> -</m:t>
          </m:r>
          <m:f>
            <m:fPr>
              <m:ctrlPr>
                <w:rPr>
                  <w:rFonts w:ascii="Cambria Math" w:hAnsi="Cambria Math"/>
                  <w:i/>
                  <w:sz w:val="28"/>
                  <w:szCs w:val="28"/>
                  <w:lang w:bidi="he-IL"/>
                </w:rPr>
              </m:ctrlPr>
            </m:fPr>
            <m:num>
              <m:r>
                <w:rPr>
                  <w:rFonts w:ascii="Cambria Math" w:hAnsi="Cambria Math"/>
                  <w:sz w:val="28"/>
                  <w:szCs w:val="28"/>
                  <w:lang w:bidi="he-IL"/>
                </w:rPr>
                <m:t>d</m:t>
              </m:r>
            </m:num>
            <m:den>
              <m:r>
                <w:rPr>
                  <w:rFonts w:ascii="Cambria Math" w:hAnsi="Cambria Math"/>
                  <w:sz w:val="28"/>
                  <w:szCs w:val="28"/>
                  <w:lang w:bidi="he-IL"/>
                </w:rPr>
                <m:t>dt</m:t>
              </m:r>
            </m:den>
          </m:f>
          <m:f>
            <m:fPr>
              <m:ctrlPr>
                <w:rPr>
                  <w:rFonts w:ascii="Cambria Math" w:eastAsiaTheme="minorEastAsia" w:hAnsi="Cambria Math"/>
                  <w:i/>
                  <w:sz w:val="28"/>
                  <w:szCs w:val="28"/>
                  <w:lang w:bidi="he-IL"/>
                </w:rPr>
              </m:ctrlPr>
            </m:fPr>
            <m:num>
              <m:r>
                <w:rPr>
                  <w:rFonts w:ascii="Cambria Math" w:eastAsiaTheme="minorEastAsia" w:hAnsi="Cambria Math"/>
                  <w:sz w:val="28"/>
                  <w:szCs w:val="28"/>
                  <w:lang w:bidi="he-IL"/>
                </w:rPr>
                <m:t>∂L</m:t>
              </m:r>
            </m:num>
            <m:den>
              <m:r>
                <w:rPr>
                  <w:rFonts w:ascii="Cambria Math" w:eastAsiaTheme="minorEastAsia" w:hAnsi="Cambria Math"/>
                  <w:sz w:val="28"/>
                  <w:szCs w:val="28"/>
                  <w:lang w:bidi="he-IL"/>
                </w:rPr>
                <m:t>∂</m:t>
              </m:r>
              <m:acc>
                <m:accPr>
                  <m:chr m:val="̇"/>
                  <m:ctrlPr>
                    <w:rPr>
                      <w:rFonts w:ascii="Cambria Math" w:hAnsi="Cambria Math"/>
                      <w:i/>
                      <w:sz w:val="28"/>
                      <w:szCs w:val="28"/>
                      <w:lang w:bidi="he-IL"/>
                    </w:rPr>
                  </m:ctrlPr>
                </m:accPr>
                <m:e>
                  <m:r>
                    <w:rPr>
                      <w:rFonts w:ascii="Cambria Math" w:hAnsi="Cambria Math"/>
                      <w:sz w:val="28"/>
                      <w:szCs w:val="28"/>
                      <w:lang w:bidi="he-IL"/>
                    </w:rPr>
                    <m:t>θ</m:t>
                  </m:r>
                </m:e>
              </m:acc>
            </m:den>
          </m:f>
          <m:r>
            <w:rPr>
              <w:rFonts w:ascii="Cambria Math" w:hAnsi="Cambria Math"/>
              <w:sz w:val="28"/>
              <w:szCs w:val="28"/>
              <w:lang w:bidi="ar-LB"/>
            </w:rPr>
            <m:t xml:space="preserve"> =</m:t>
          </m:r>
          <m:r>
            <w:rPr>
              <w:rFonts w:ascii="Cambria Math" w:hAnsi="Cambria Math"/>
              <w:sz w:val="28"/>
              <w:szCs w:val="28"/>
              <w:lang w:bidi="he-IL"/>
            </w:rPr>
            <m:t xml:space="preserve"> 0</m:t>
          </m:r>
        </m:oMath>
      </m:oMathPara>
    </w:p>
    <w:p w14:paraId="7141645E" w14:textId="783FBDC5" w:rsidR="00C45DF4" w:rsidRDefault="00C45DF4" w:rsidP="009E7136">
      <w:pPr>
        <w:rPr>
          <w:sz w:val="28"/>
          <w:szCs w:val="28"/>
          <w:lang w:bidi="he-IL"/>
        </w:rPr>
      </w:pPr>
    </w:p>
    <w:p w14:paraId="34E98578" w14:textId="56D5A3F1" w:rsidR="00EB2690" w:rsidRDefault="00EB2690" w:rsidP="00EB2690">
      <w:pPr>
        <w:bidi/>
        <w:rPr>
          <w:sz w:val="28"/>
          <w:szCs w:val="28"/>
        </w:rPr>
      </w:pPr>
      <w:r w:rsidRPr="00EB2690">
        <w:rPr>
          <w:rFonts w:cs="Arial" w:hint="cs"/>
          <w:sz w:val="28"/>
          <w:szCs w:val="28"/>
          <w:rtl/>
          <w:lang w:bidi="he-IL"/>
        </w:rPr>
        <w:t>עבור</w:t>
      </w:r>
      <w:r w:rsidRPr="00EB2690">
        <w:rPr>
          <w:rFonts w:cs="Arial"/>
          <w:sz w:val="28"/>
          <w:szCs w:val="28"/>
          <w:rtl/>
          <w:lang w:bidi="he-IL"/>
        </w:rPr>
        <w:t xml:space="preserve"> </w:t>
      </w:r>
      <w:r w:rsidR="007A21BD" w:rsidRPr="00546830">
        <w:rPr>
          <w:rFonts w:eastAsiaTheme="minorEastAsia"/>
          <w:sz w:val="28"/>
          <w:szCs w:val="28"/>
          <w:lang w:bidi="he-IL"/>
        </w:rPr>
        <w:t>θ₁</w:t>
      </w:r>
      <w:r w:rsidR="007A21BD" w:rsidRPr="00EB2690">
        <w:rPr>
          <w:rFonts w:cs="Arial"/>
          <w:sz w:val="28"/>
          <w:szCs w:val="28"/>
          <w:rtl/>
          <w:lang w:bidi="he-IL"/>
        </w:rPr>
        <w:t xml:space="preserve"> </w:t>
      </w:r>
      <w:r w:rsidRPr="00EB2690">
        <w:rPr>
          <w:rFonts w:cs="Arial" w:hint="cs"/>
          <w:sz w:val="28"/>
          <w:szCs w:val="28"/>
          <w:rtl/>
          <w:lang w:bidi="he-IL"/>
        </w:rPr>
        <w:t>נקבל</w:t>
      </w:r>
      <w:r w:rsidRPr="00EB2690">
        <w:rPr>
          <w:sz w:val="28"/>
          <w:szCs w:val="28"/>
        </w:rPr>
        <w:t>:</w:t>
      </w:r>
    </w:p>
    <w:p w14:paraId="3ECAF97D" w14:textId="1416648F" w:rsidR="002735B8" w:rsidRPr="00623BEE" w:rsidRDefault="00000000" w:rsidP="00D72185">
      <w:pPr>
        <w:rPr>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num>
            <m:den>
              <m:r>
                <w:rPr>
                  <w:rFonts w:ascii="Cambria Math" w:hAnsi="Cambria Math"/>
                  <w:sz w:val="20"/>
                  <w:szCs w:val="20"/>
                  <w:lang w:bidi="he-IL"/>
                </w:rPr>
                <m:t>∂θ</m:t>
              </m:r>
              <m:r>
                <w:rPr>
                  <w:rFonts w:ascii="Cambria Math" w:eastAsiaTheme="minorEastAsia" w:hAnsi="Cambria Math"/>
                  <w:sz w:val="20"/>
                  <w:szCs w:val="20"/>
                  <w:lang w:bidi="he-IL"/>
                </w:rPr>
                <m:t>₁</m:t>
              </m:r>
            </m:den>
          </m:f>
          <m:r>
            <w:rPr>
              <w:rFonts w:ascii="Cambria Math" w:hAnsi="Cambria Math"/>
              <w:sz w:val="20"/>
              <w:szCs w:val="20"/>
              <w:lang w:bidi="he-IL"/>
            </w:rPr>
            <m:t>=</m:t>
          </m:r>
          <m:f>
            <m:fPr>
              <m:ctrlPr>
                <w:rPr>
                  <w:rFonts w:ascii="Cambria Math" w:hAnsi="Cambria Math"/>
                  <w:i/>
                  <w:sz w:val="20"/>
                  <w:szCs w:val="20"/>
                  <w:lang w:bidi="he-IL"/>
                </w:rPr>
              </m:ctrlPr>
            </m:fPr>
            <m:num>
              <m:r>
                <w:rPr>
                  <w:rFonts w:ascii="Cambria Math" w:hAnsi="Cambria Math"/>
                  <w:sz w:val="20"/>
                  <w:szCs w:val="20"/>
                  <w:lang w:bidi="he-IL"/>
                </w:rPr>
                <m:t>1</m:t>
              </m:r>
            </m:num>
            <m:den>
              <m:r>
                <w:rPr>
                  <w:rFonts w:ascii="Cambria Math" w:hAnsi="Cambria Math"/>
                  <w:sz w:val="20"/>
                  <w:szCs w:val="20"/>
                  <w:lang w:bidi="he-IL"/>
                </w:rPr>
                <m:t>2</m:t>
              </m:r>
            </m:den>
          </m:f>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₁</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·L₁·L₂·sin</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r>
                    <w:rPr>
                      <w:rFonts w:ascii="Cambria Math" w:hAnsi="Cambria Math"/>
                      <w:sz w:val="20"/>
                      <w:szCs w:val="20"/>
                      <w:lang w:bidi="he-IL"/>
                    </w:rPr>
                    <m:t>θ</m:t>
                  </m:r>
                  <m:r>
                    <w:rPr>
                      <w:rFonts w:ascii="Cambria Math" w:eastAsiaTheme="minorEastAsia" w:hAnsi="Cambria Math"/>
                      <w:sz w:val="20"/>
                      <w:szCs w:val="20"/>
                      <w:lang w:bidi="he-IL"/>
                    </w:rPr>
                    <m:t>₂</m:t>
                  </m:r>
                </m:e>
              </m:d>
            </m:e>
          </m:d>
          <m:r>
            <w:rPr>
              <w:rFonts w:ascii="Cambria Math" w:eastAsiaTheme="minorEastAsia" w:hAnsi="Cambria Math"/>
              <w:sz w:val="20"/>
              <w:szCs w:val="20"/>
              <w:lang w:bidi="he-IL"/>
            </w:rPr>
            <m:t>-M₁·g·L₁·sin</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θ₁</m:t>
              </m:r>
            </m:e>
          </m:d>
          <m:r>
            <w:rPr>
              <w:rFonts w:ascii="Cambria Math" w:eastAsiaTheme="minorEastAsia" w:hAnsi="Cambria Math"/>
              <w:sz w:val="20"/>
              <w:szCs w:val="20"/>
              <w:lang w:bidi="he-IL"/>
            </w:rPr>
            <m:t>-M₂·g·L₁·sin</m:t>
          </m:r>
          <m:d>
            <m:dPr>
              <m:ctrlPr>
                <w:rPr>
                  <w:rFonts w:ascii="Cambria Math" w:eastAsiaTheme="minorEastAsia" w:hAnsi="Cambria Math"/>
                  <w:i/>
                  <w:sz w:val="20"/>
                  <w:szCs w:val="20"/>
                  <w:lang w:bidi="he-IL"/>
                </w:rPr>
              </m:ctrlPr>
            </m:dPr>
            <m:e>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1</m:t>
                  </m:r>
                </m:sub>
              </m:sSub>
              <m:r>
                <w:rPr>
                  <w:rFonts w:ascii="Cambria Math" w:hAnsi="Cambria Math"/>
                  <w:sz w:val="20"/>
                  <w:szCs w:val="20"/>
                  <w:lang w:bidi="he-IL"/>
                </w:rPr>
                <m:t> </m:t>
              </m:r>
            </m:e>
          </m:d>
        </m:oMath>
      </m:oMathPara>
    </w:p>
    <w:p w14:paraId="3185D5AA" w14:textId="29F8E080" w:rsidR="00A31FFD" w:rsidRDefault="00A31FFD" w:rsidP="00A31FFD">
      <w:pPr>
        <w:rPr>
          <w:sz w:val="28"/>
          <w:szCs w:val="28"/>
          <w:lang w:bidi="he-IL"/>
        </w:rPr>
      </w:pPr>
    </w:p>
    <w:p w14:paraId="56D7E9A5" w14:textId="3671E247" w:rsidR="007A21BD" w:rsidRPr="00623BEE" w:rsidRDefault="007A21BD" w:rsidP="007A21BD">
      <w:pPr>
        <w:bidi/>
        <w:rPr>
          <w:rFonts w:cs="Arial"/>
          <w:sz w:val="20"/>
          <w:szCs w:val="20"/>
          <w:lang w:bidi="he-IL"/>
        </w:rPr>
      </w:pPr>
      <w:r w:rsidRPr="007A21BD">
        <w:rPr>
          <w:rFonts w:cs="Arial" w:hint="cs"/>
          <w:sz w:val="28"/>
          <w:szCs w:val="28"/>
          <w:rtl/>
          <w:lang w:bidi="he-IL"/>
        </w:rPr>
        <w:t>אשר</w:t>
      </w:r>
      <w:r w:rsidRPr="007A21BD">
        <w:rPr>
          <w:rFonts w:cs="Arial"/>
          <w:sz w:val="28"/>
          <w:szCs w:val="28"/>
          <w:rtl/>
          <w:lang w:bidi="he-IL"/>
        </w:rPr>
        <w:t xml:space="preserve"> </w:t>
      </w:r>
      <w:r w:rsidRPr="007A21BD">
        <w:rPr>
          <w:rFonts w:cs="Arial" w:hint="cs"/>
          <w:sz w:val="28"/>
          <w:szCs w:val="28"/>
          <w:rtl/>
          <w:lang w:bidi="he-IL"/>
        </w:rPr>
        <w:t>אנו</w:t>
      </w:r>
      <w:r w:rsidRPr="007A21BD">
        <w:rPr>
          <w:rFonts w:cs="Arial"/>
          <w:sz w:val="28"/>
          <w:szCs w:val="28"/>
          <w:rtl/>
          <w:lang w:bidi="he-IL"/>
        </w:rPr>
        <w:t xml:space="preserve"> </w:t>
      </w:r>
      <w:r w:rsidRPr="007A21BD">
        <w:rPr>
          <w:rFonts w:cs="Arial" w:hint="cs"/>
          <w:sz w:val="28"/>
          <w:szCs w:val="28"/>
          <w:rtl/>
          <w:lang w:bidi="he-IL"/>
        </w:rPr>
        <w:t>מפשטים</w:t>
      </w:r>
      <w:r w:rsidRPr="007A21BD">
        <w:rPr>
          <w:rFonts w:cs="Arial"/>
          <w:sz w:val="28"/>
          <w:szCs w:val="28"/>
          <w:rtl/>
          <w:lang w:bidi="he-IL"/>
        </w:rPr>
        <w:t xml:space="preserve"> </w:t>
      </w:r>
      <w:r w:rsidRPr="007A21BD">
        <w:rPr>
          <w:rFonts w:cs="Arial" w:hint="cs"/>
          <w:sz w:val="28"/>
          <w:szCs w:val="28"/>
          <w:rtl/>
          <w:lang w:bidi="he-IL"/>
        </w:rPr>
        <w:t>ל</w:t>
      </w:r>
      <w:r>
        <w:rPr>
          <w:rFonts w:cs="Arial"/>
          <w:sz w:val="28"/>
          <w:szCs w:val="28"/>
          <w:lang w:bidi="he-IL"/>
        </w:rPr>
        <w:t>:</w:t>
      </w:r>
    </w:p>
    <w:p w14:paraId="677EDF50" w14:textId="62B9F122" w:rsidR="002735B8" w:rsidRPr="00623BEE" w:rsidRDefault="00000000" w:rsidP="00A31FFD">
      <w:pPr>
        <w:rPr>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num>
            <m:den>
              <m:r>
                <w:rPr>
                  <w:rFonts w:ascii="Cambria Math" w:hAnsi="Cambria Math"/>
                  <w:sz w:val="20"/>
                  <w:szCs w:val="20"/>
                  <w:lang w:bidi="he-IL"/>
                </w:rPr>
                <m:t>∂θ</m:t>
              </m:r>
              <m:r>
                <w:rPr>
                  <w:rFonts w:ascii="Cambria Math" w:eastAsiaTheme="minorEastAsia" w:hAnsi="Cambria Math"/>
                  <w:sz w:val="20"/>
                  <w:szCs w:val="20"/>
                  <w:lang w:bidi="he-IL"/>
                </w:rPr>
                <m:t>₁</m:t>
              </m:r>
            </m:den>
          </m:f>
          <m:r>
            <w:rPr>
              <w:rFonts w:ascii="Cambria Math" w:hAnsi="Cambria Math"/>
              <w:sz w:val="20"/>
              <w:szCs w:val="20"/>
              <w:lang w:bidi="he-IL"/>
            </w:rPr>
            <m:t>=</m:t>
          </m:r>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₁</m:t>
              </m:r>
            </m:e>
          </m:acc>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oMath>
      </m:oMathPara>
    </w:p>
    <w:p w14:paraId="658AC749" w14:textId="64402676" w:rsidR="00A31FFD" w:rsidRDefault="00A31FFD" w:rsidP="00A31FFD">
      <w:pPr>
        <w:rPr>
          <w:sz w:val="28"/>
          <w:szCs w:val="28"/>
          <w:lang w:bidi="he-IL"/>
        </w:rPr>
      </w:pPr>
    </w:p>
    <w:p w14:paraId="127587BC" w14:textId="77777777" w:rsidR="007A21BD" w:rsidRDefault="007A21BD" w:rsidP="007A21BD">
      <w:pPr>
        <w:bidi/>
        <w:rPr>
          <w:sz w:val="28"/>
          <w:szCs w:val="28"/>
          <w:rtl/>
        </w:rPr>
      </w:pPr>
      <w:r w:rsidRPr="007A21BD">
        <w:rPr>
          <w:rFonts w:cs="Arial" w:hint="cs"/>
          <w:sz w:val="28"/>
          <w:szCs w:val="28"/>
          <w:rtl/>
          <w:lang w:bidi="he-IL"/>
        </w:rPr>
        <w:t>ועכשיו</w:t>
      </w:r>
      <w:r w:rsidRPr="007A21BD">
        <w:rPr>
          <w:rFonts w:cs="Arial"/>
          <w:sz w:val="28"/>
          <w:szCs w:val="28"/>
          <w:rtl/>
          <w:lang w:bidi="he-IL"/>
        </w:rPr>
        <w:t xml:space="preserve"> </w:t>
      </w:r>
      <w:r w:rsidRPr="007A21BD">
        <w:rPr>
          <w:rFonts w:cs="Arial" w:hint="cs"/>
          <w:sz w:val="28"/>
          <w:szCs w:val="28"/>
          <w:rtl/>
          <w:lang w:bidi="he-IL"/>
        </w:rPr>
        <w:t>לשני</w:t>
      </w:r>
      <w:r w:rsidRPr="007A21BD">
        <w:rPr>
          <w:sz w:val="28"/>
          <w:szCs w:val="28"/>
        </w:rPr>
        <w:t>:</w:t>
      </w:r>
    </w:p>
    <w:p w14:paraId="63D8DA2A" w14:textId="7046A558" w:rsidR="009E7136" w:rsidRPr="00623BEE" w:rsidRDefault="00000000" w:rsidP="00341D13">
      <w:pPr>
        <w:rPr>
          <w:rFonts w:eastAsiaTheme="minorEastAsia"/>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₁</m:t>
              </m:r>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₁</m:t>
                  </m:r>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oMath>
      </m:oMathPara>
    </w:p>
    <w:p w14:paraId="570322E3" w14:textId="2E5E3D67" w:rsidR="007A21BD" w:rsidRDefault="007A21BD" w:rsidP="007A21BD">
      <w:pPr>
        <w:bidi/>
        <w:rPr>
          <w:rFonts w:cs="Arial"/>
          <w:sz w:val="28"/>
          <w:szCs w:val="28"/>
          <w:lang w:bidi="he-IL"/>
        </w:rPr>
      </w:pPr>
      <w:r w:rsidRPr="007A21BD">
        <w:rPr>
          <w:rFonts w:cs="Arial" w:hint="cs"/>
          <w:sz w:val="28"/>
          <w:szCs w:val="28"/>
          <w:rtl/>
          <w:lang w:bidi="he-IL"/>
        </w:rPr>
        <w:t>שמפשט</w:t>
      </w:r>
      <w:r w:rsidRPr="007A21BD">
        <w:rPr>
          <w:rFonts w:cs="Arial"/>
          <w:sz w:val="28"/>
          <w:szCs w:val="28"/>
          <w:rtl/>
          <w:lang w:bidi="he-IL"/>
        </w:rPr>
        <w:t xml:space="preserve"> </w:t>
      </w:r>
      <w:r w:rsidRPr="007A21BD">
        <w:rPr>
          <w:rFonts w:cs="Arial" w:hint="cs"/>
          <w:sz w:val="28"/>
          <w:szCs w:val="28"/>
          <w:rtl/>
          <w:lang w:bidi="he-IL"/>
        </w:rPr>
        <w:t>ל</w:t>
      </w:r>
      <w:r>
        <w:rPr>
          <w:rFonts w:cs="Arial"/>
          <w:sz w:val="28"/>
          <w:szCs w:val="28"/>
          <w:lang w:bidi="he-IL"/>
        </w:rPr>
        <w:t>:</w:t>
      </w:r>
    </w:p>
    <w:p w14:paraId="0367423D" w14:textId="24601FA1" w:rsidR="002735B8" w:rsidRPr="00623BEE" w:rsidRDefault="00000000" w:rsidP="00A31FFD">
      <w:pPr>
        <w:rPr>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acc>
                <m:accPr>
                  <m:chr m:val="̇"/>
                  <m:ctrlPr>
                    <w:rPr>
                      <w:rFonts w:ascii="Cambria Math" w:hAnsi="Cambria Math"/>
                      <w:i/>
                      <w:sz w:val="20"/>
                      <w:szCs w:val="20"/>
                      <w:lang w:bidi="he-IL"/>
                    </w:rPr>
                  </m:ctrlPr>
                </m:accPr>
                <m:e>
                  <m:sSup>
                    <m:sSupPr>
                      <m:ctrlPr>
                        <w:rPr>
                          <w:rFonts w:ascii="Cambria Math" w:eastAsiaTheme="minorEastAsia" w:hAnsi="Cambria Math"/>
                          <w:i/>
                          <w:sz w:val="20"/>
                          <w:szCs w:val="20"/>
                          <w:lang w:bidi="he-IL"/>
                        </w:rPr>
                      </m:ctrlPr>
                    </m:sSupPr>
                    <m:e>
                      <m:r>
                        <w:rPr>
                          <w:rFonts w:ascii="Cambria Math" w:hAnsi="Cambria Math"/>
                          <w:sz w:val="20"/>
                          <w:szCs w:val="20"/>
                          <w:lang w:bidi="he-IL"/>
                        </w:rPr>
                        <m:t>θ</m:t>
                      </m:r>
                      <m:ctrlPr>
                        <w:rPr>
                          <w:rFonts w:ascii="Cambria Math" w:hAnsi="Cambria Math"/>
                          <w:i/>
                          <w:sz w:val="20"/>
                          <w:szCs w:val="20"/>
                          <w:lang w:bidi="he-IL"/>
                        </w:rPr>
                      </m:ctrlPr>
                    </m:e>
                    <m:sup>
                      <m:r>
                        <w:rPr>
                          <w:rFonts w:ascii="Cambria Math" w:eastAsiaTheme="minorEastAsia" w:hAnsi="Cambria Math"/>
                          <w:sz w:val="20"/>
                          <w:szCs w:val="20"/>
                          <w:lang w:bidi="he-IL"/>
                        </w:rPr>
                        <m:t>1</m:t>
                      </m:r>
                    </m:sup>
                  </m:sSup>
                </m:e>
              </m:acc>
            </m:den>
          </m:f>
          <m:r>
            <w:rPr>
              <w:rFonts w:ascii="Cambria Math"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21BFB905" w14:textId="59B09473" w:rsidR="009E7136" w:rsidRDefault="009E7136" w:rsidP="00A31FFD">
      <w:pPr>
        <w:rPr>
          <w:sz w:val="28"/>
          <w:szCs w:val="28"/>
          <w:lang w:bidi="he-IL"/>
        </w:rPr>
      </w:pPr>
    </w:p>
    <w:p w14:paraId="0999BFF7" w14:textId="0AA02F47" w:rsidR="007A21BD" w:rsidRPr="00623BEE" w:rsidRDefault="007A21BD" w:rsidP="00F12488">
      <w:pPr>
        <w:bidi/>
        <w:rPr>
          <w:sz w:val="20"/>
          <w:szCs w:val="20"/>
        </w:rPr>
      </w:pPr>
      <w:r w:rsidRPr="007A21BD">
        <w:rPr>
          <w:rFonts w:cs="Arial" w:hint="cs"/>
          <w:sz w:val="28"/>
          <w:szCs w:val="28"/>
          <w:rtl/>
          <w:lang w:bidi="he-IL"/>
        </w:rPr>
        <w:t>כעת</w:t>
      </w:r>
      <w:r w:rsidRPr="007A21BD">
        <w:rPr>
          <w:rFonts w:cs="Arial"/>
          <w:sz w:val="28"/>
          <w:szCs w:val="28"/>
          <w:rtl/>
          <w:lang w:bidi="he-IL"/>
        </w:rPr>
        <w:t xml:space="preserve"> </w:t>
      </w:r>
      <w:r w:rsidRPr="007A21BD">
        <w:rPr>
          <w:rFonts w:cs="Arial" w:hint="cs"/>
          <w:sz w:val="28"/>
          <w:szCs w:val="28"/>
          <w:rtl/>
          <w:lang w:bidi="he-IL"/>
        </w:rPr>
        <w:t>נגזרת</w:t>
      </w:r>
      <w:r w:rsidRPr="007A21BD">
        <w:rPr>
          <w:rFonts w:cs="Arial"/>
          <w:sz w:val="28"/>
          <w:szCs w:val="28"/>
          <w:rtl/>
          <w:lang w:bidi="he-IL"/>
        </w:rPr>
        <w:t xml:space="preserve"> </w:t>
      </w:r>
      <w:r w:rsidRPr="007A21BD">
        <w:rPr>
          <w:rFonts w:cs="Arial" w:hint="cs"/>
          <w:sz w:val="28"/>
          <w:szCs w:val="28"/>
          <w:rtl/>
          <w:lang w:bidi="he-IL"/>
        </w:rPr>
        <w:t>שלו</w:t>
      </w:r>
      <w:r w:rsidRPr="007A21BD">
        <w:rPr>
          <w:rFonts w:cs="Arial"/>
          <w:sz w:val="28"/>
          <w:szCs w:val="28"/>
          <w:rtl/>
          <w:lang w:bidi="he-IL"/>
        </w:rPr>
        <w:t xml:space="preserve"> </w:t>
      </w:r>
      <w:r w:rsidRPr="007A21BD">
        <w:rPr>
          <w:rFonts w:cs="Arial" w:hint="cs"/>
          <w:sz w:val="28"/>
          <w:szCs w:val="28"/>
          <w:rtl/>
          <w:lang w:bidi="he-IL"/>
        </w:rPr>
        <w:t>ביחס</w:t>
      </w:r>
      <w:r w:rsidRPr="007A21BD">
        <w:rPr>
          <w:rFonts w:cs="Arial"/>
          <w:sz w:val="28"/>
          <w:szCs w:val="28"/>
          <w:rtl/>
          <w:lang w:bidi="he-IL"/>
        </w:rPr>
        <w:t xml:space="preserve"> </w:t>
      </w:r>
      <w:r w:rsidRPr="007A21BD">
        <w:rPr>
          <w:rFonts w:cs="Arial" w:hint="cs"/>
          <w:sz w:val="28"/>
          <w:szCs w:val="28"/>
          <w:rtl/>
          <w:lang w:bidi="he-IL"/>
        </w:rPr>
        <w:t>לזמן</w:t>
      </w:r>
      <w:r w:rsidRPr="007A21BD">
        <w:rPr>
          <w:sz w:val="28"/>
          <w:szCs w:val="28"/>
        </w:rPr>
        <w:t>:</w:t>
      </w:r>
    </w:p>
    <w:p w14:paraId="551A0FFF" w14:textId="1F03275C" w:rsidR="00A31FFD" w:rsidRPr="00623BEE" w:rsidRDefault="00000000" w:rsidP="00F12488">
      <w:pPr>
        <w:rPr>
          <w:rFonts w:cs="Arial"/>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d</m:t>
              </m:r>
            </m:num>
            <m:den>
              <m:r>
                <w:rPr>
                  <w:rFonts w:ascii="Cambria Math" w:hAnsi="Cambria Math"/>
                  <w:sz w:val="20"/>
                  <w:szCs w:val="20"/>
                  <w:lang w:bidi="he-IL"/>
                </w:rPr>
                <m:t>dt</m:t>
              </m:r>
            </m:den>
          </m:f>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∂L</m:t>
              </m:r>
            </m:num>
            <m:den>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den>
          </m:f>
          <m:r>
            <w:rPr>
              <w:rFonts w:ascii="Cambria Math"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oMath>
      </m:oMathPara>
    </w:p>
    <w:p w14:paraId="55B2B0CB" w14:textId="77777777" w:rsidR="007A21BD" w:rsidRDefault="007A21BD" w:rsidP="007A21BD">
      <w:pPr>
        <w:bidi/>
        <w:rPr>
          <w:sz w:val="28"/>
          <w:szCs w:val="28"/>
        </w:rPr>
      </w:pPr>
      <w:r w:rsidRPr="007A21BD">
        <w:rPr>
          <w:rFonts w:cs="Arial" w:hint="cs"/>
          <w:sz w:val="28"/>
          <w:szCs w:val="28"/>
          <w:rtl/>
          <w:lang w:bidi="he-IL"/>
        </w:rPr>
        <w:t>ובסופו</w:t>
      </w:r>
      <w:r w:rsidRPr="007A21BD">
        <w:rPr>
          <w:rFonts w:cs="Arial"/>
          <w:sz w:val="28"/>
          <w:szCs w:val="28"/>
          <w:rtl/>
          <w:lang w:bidi="he-IL"/>
        </w:rPr>
        <w:t xml:space="preserve"> </w:t>
      </w:r>
      <w:r w:rsidRPr="007A21BD">
        <w:rPr>
          <w:rFonts w:cs="Arial" w:hint="cs"/>
          <w:sz w:val="28"/>
          <w:szCs w:val="28"/>
          <w:rtl/>
          <w:lang w:bidi="he-IL"/>
        </w:rPr>
        <w:t>של</w:t>
      </w:r>
      <w:r w:rsidRPr="007A21BD">
        <w:rPr>
          <w:rFonts w:cs="Arial"/>
          <w:sz w:val="28"/>
          <w:szCs w:val="28"/>
          <w:rtl/>
          <w:lang w:bidi="he-IL"/>
        </w:rPr>
        <w:t xml:space="preserve"> </w:t>
      </w:r>
      <w:r w:rsidRPr="007A21BD">
        <w:rPr>
          <w:rFonts w:cs="Arial" w:hint="cs"/>
          <w:sz w:val="28"/>
          <w:szCs w:val="28"/>
          <w:rtl/>
          <w:lang w:bidi="he-IL"/>
        </w:rPr>
        <w:t>דבר</w:t>
      </w:r>
      <w:r w:rsidRPr="007A21BD">
        <w:rPr>
          <w:rFonts w:cs="Arial"/>
          <w:sz w:val="28"/>
          <w:szCs w:val="28"/>
          <w:rtl/>
          <w:lang w:bidi="he-IL"/>
        </w:rPr>
        <w:t xml:space="preserve"> </w:t>
      </w:r>
      <w:r w:rsidRPr="007A21BD">
        <w:rPr>
          <w:rFonts w:cs="Arial" w:hint="cs"/>
          <w:sz w:val="28"/>
          <w:szCs w:val="28"/>
          <w:rtl/>
          <w:lang w:bidi="he-IL"/>
        </w:rPr>
        <w:t>נקבל</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המשוואה</w:t>
      </w:r>
      <w:r w:rsidRPr="007A21BD">
        <w:rPr>
          <w:rFonts w:cs="Arial"/>
          <w:sz w:val="28"/>
          <w:szCs w:val="28"/>
          <w:rtl/>
          <w:lang w:bidi="he-IL"/>
        </w:rPr>
        <w:t xml:space="preserve"> </w:t>
      </w:r>
      <w:r w:rsidRPr="007A21BD">
        <w:rPr>
          <w:rFonts w:cs="Arial" w:hint="cs"/>
          <w:sz w:val="28"/>
          <w:szCs w:val="28"/>
          <w:rtl/>
          <w:lang w:bidi="he-IL"/>
        </w:rPr>
        <w:t>הזו</w:t>
      </w:r>
      <w:r w:rsidRPr="007A21BD">
        <w:rPr>
          <w:sz w:val="28"/>
          <w:szCs w:val="28"/>
        </w:rPr>
        <w:t>:</w:t>
      </w:r>
    </w:p>
    <w:p w14:paraId="68DB15C4" w14:textId="1B9DC0A0" w:rsidR="007A21BD" w:rsidRPr="00623BEE" w:rsidRDefault="005C6276" w:rsidP="00A31FFD">
      <w:pPr>
        <w:rPr>
          <w:rFonts w:eastAsiaTheme="minorEastAsia"/>
          <w:sz w:val="20"/>
          <w:szCs w:val="20"/>
          <w:lang w:bidi="he-IL"/>
        </w:rPr>
      </w:pPr>
      <m:oMathPara>
        <m:oMath>
          <m:r>
            <w:rPr>
              <w:rFonts w:ascii="Cambria Math" w:eastAsiaTheme="minorEastAsia" w:hAnsi="Cambria Math"/>
              <w:sz w:val="20"/>
              <w:szCs w:val="20"/>
              <w:lang w:bidi="he-IL"/>
            </w:rPr>
            <m:t>0=-</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oMath>
      </m:oMathPara>
    </w:p>
    <w:p w14:paraId="10A5AAE3" w14:textId="33FDA743" w:rsidR="003534C2" w:rsidRDefault="00A31FFD" w:rsidP="007A21BD">
      <w:pPr>
        <w:bidi/>
        <w:rPr>
          <w:sz w:val="28"/>
          <w:szCs w:val="28"/>
          <w:lang w:bidi="he-IL"/>
        </w:rPr>
      </w:pPr>
      <w:r>
        <w:rPr>
          <w:sz w:val="28"/>
          <w:szCs w:val="28"/>
          <w:lang w:bidi="he-IL"/>
        </w:rPr>
        <w:br/>
      </w:r>
      <w:r w:rsidR="007A21BD" w:rsidRPr="007A21BD">
        <w:rPr>
          <w:rFonts w:hint="cs"/>
          <w:rtl/>
          <w:lang w:bidi="he-IL"/>
        </w:rPr>
        <w:t xml:space="preserve"> </w:t>
      </w:r>
      <w:r w:rsidR="007A21BD" w:rsidRPr="007A21BD">
        <w:rPr>
          <w:rFonts w:cs="Arial" w:hint="cs"/>
          <w:sz w:val="28"/>
          <w:szCs w:val="28"/>
          <w:rtl/>
          <w:lang w:bidi="he-IL"/>
        </w:rPr>
        <w:t>שאותו</w:t>
      </w:r>
      <w:r w:rsidR="007A21BD" w:rsidRPr="007A21BD">
        <w:rPr>
          <w:rFonts w:cs="Arial"/>
          <w:sz w:val="28"/>
          <w:szCs w:val="28"/>
          <w:rtl/>
          <w:lang w:bidi="he-IL"/>
        </w:rPr>
        <w:t xml:space="preserve"> </w:t>
      </w:r>
      <w:r w:rsidR="007A21BD" w:rsidRPr="007A21BD">
        <w:rPr>
          <w:rFonts w:cs="Arial" w:hint="cs"/>
          <w:sz w:val="28"/>
          <w:szCs w:val="28"/>
          <w:rtl/>
          <w:lang w:bidi="he-IL"/>
        </w:rPr>
        <w:t>נוכל</w:t>
      </w:r>
      <w:r w:rsidR="007A21BD" w:rsidRPr="007A21BD">
        <w:rPr>
          <w:rFonts w:cs="Arial"/>
          <w:sz w:val="28"/>
          <w:szCs w:val="28"/>
          <w:rtl/>
          <w:lang w:bidi="he-IL"/>
        </w:rPr>
        <w:t xml:space="preserve"> </w:t>
      </w:r>
      <w:r w:rsidR="007A21BD" w:rsidRPr="007A21BD">
        <w:rPr>
          <w:rFonts w:cs="Arial" w:hint="cs"/>
          <w:sz w:val="28"/>
          <w:szCs w:val="28"/>
          <w:rtl/>
          <w:lang w:bidi="he-IL"/>
        </w:rPr>
        <w:t>לפשט</w:t>
      </w:r>
      <w:r w:rsidR="007A21BD" w:rsidRPr="007A21BD">
        <w:rPr>
          <w:rFonts w:cs="Arial"/>
          <w:sz w:val="28"/>
          <w:szCs w:val="28"/>
          <w:rtl/>
          <w:lang w:bidi="he-IL"/>
        </w:rPr>
        <w:t xml:space="preserve"> </w:t>
      </w:r>
      <w:r w:rsidR="007A21BD" w:rsidRPr="007A21BD">
        <w:rPr>
          <w:rFonts w:cs="Arial" w:hint="cs"/>
          <w:sz w:val="28"/>
          <w:szCs w:val="28"/>
          <w:rtl/>
          <w:lang w:bidi="he-IL"/>
        </w:rPr>
        <w:t>ל</w:t>
      </w:r>
      <w:r w:rsidR="007A21BD" w:rsidRPr="007A21BD">
        <w:rPr>
          <w:sz w:val="28"/>
          <w:szCs w:val="28"/>
        </w:rPr>
        <w:t>:</w:t>
      </w:r>
      <w:r w:rsidR="005C2455">
        <w:rPr>
          <w:sz w:val="28"/>
          <w:szCs w:val="28"/>
        </w:rPr>
        <w:t xml:space="preserve">[1] </w:t>
      </w:r>
    </w:p>
    <w:p w14:paraId="0DF47F79" w14:textId="3CDBB362" w:rsidR="00D72185" w:rsidRPr="00623BEE" w:rsidRDefault="00D72185" w:rsidP="00D7218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Style w:val="FootnoteReference"/>
              <w:rFonts w:ascii="Cambria Math" w:eastAsiaTheme="minorEastAsia" w:hAnsi="Cambria Math"/>
              <w:i/>
              <w:sz w:val="20"/>
              <w:szCs w:val="20"/>
              <w:lang w:bidi="he-IL"/>
            </w:rPr>
            <w:footnoteReference w:id="1"/>
          </m:r>
        </m:oMath>
      </m:oMathPara>
    </w:p>
    <w:p w14:paraId="10D28758" w14:textId="2A6A37D7" w:rsidR="00F12488" w:rsidRPr="00F12488" w:rsidRDefault="00F12488" w:rsidP="00F12488">
      <w:pPr>
        <w:bidi/>
        <w:rPr>
          <w:sz w:val="28"/>
          <w:szCs w:val="28"/>
          <w:lang w:bidi="he-IL"/>
        </w:rPr>
      </w:pPr>
      <w:r>
        <w:rPr>
          <w:rFonts w:hint="cs"/>
          <w:sz w:val="28"/>
          <w:szCs w:val="28"/>
          <w:rtl/>
          <w:lang w:bidi="he-IL"/>
        </w:rPr>
        <w:t>(</w:t>
      </w:r>
      <w:r w:rsidRPr="00F12488">
        <w:rPr>
          <w:sz w:val="28"/>
          <w:szCs w:val="28"/>
          <w:rtl/>
          <w:lang w:bidi="he-IL"/>
        </w:rPr>
        <w:t>אנו קוראים למשוואה הזו (</w:t>
      </w:r>
      <w:r>
        <w:rPr>
          <w:rFonts w:hint="cs"/>
          <w:sz w:val="28"/>
          <w:szCs w:val="28"/>
          <w:rtl/>
          <w:lang w:bidi="he-IL"/>
        </w:rPr>
        <w:t>1</w:t>
      </w:r>
      <w:r w:rsidRPr="00F12488">
        <w:rPr>
          <w:sz w:val="28"/>
          <w:szCs w:val="28"/>
          <w:rtl/>
          <w:lang w:bidi="he-IL"/>
        </w:rPr>
        <w:t>)</w:t>
      </w:r>
      <w:r>
        <w:rPr>
          <w:rFonts w:hint="cs"/>
          <w:sz w:val="28"/>
          <w:szCs w:val="28"/>
          <w:rtl/>
          <w:lang w:bidi="he-IL"/>
        </w:rPr>
        <w:t>)</w:t>
      </w:r>
    </w:p>
    <w:p w14:paraId="6B3A01BF" w14:textId="47ED0F0B" w:rsidR="00A31FFD" w:rsidRDefault="00A31FFD" w:rsidP="007A21BD">
      <w:pPr>
        <w:bidi/>
        <w:rPr>
          <w:sz w:val="28"/>
          <w:szCs w:val="28"/>
          <w:lang w:bidi="he-IL"/>
        </w:rPr>
      </w:pPr>
    </w:p>
    <w:p w14:paraId="014D0B15" w14:textId="2807B896" w:rsidR="007A21BD" w:rsidRPr="00623BEE" w:rsidRDefault="007A21BD" w:rsidP="007A21BD">
      <w:pPr>
        <w:bidi/>
        <w:rPr>
          <w:sz w:val="20"/>
          <w:szCs w:val="20"/>
        </w:rPr>
      </w:pPr>
      <w:r w:rsidRPr="007A21BD">
        <w:rPr>
          <w:rFonts w:cs="Arial" w:hint="cs"/>
          <w:sz w:val="28"/>
          <w:szCs w:val="28"/>
          <w:rtl/>
          <w:lang w:bidi="he-IL"/>
        </w:rPr>
        <w:t>עכשיו</w:t>
      </w:r>
      <w:r w:rsidRPr="007A21BD">
        <w:rPr>
          <w:rFonts w:cs="Arial"/>
          <w:sz w:val="28"/>
          <w:szCs w:val="28"/>
          <w:rtl/>
          <w:lang w:bidi="he-IL"/>
        </w:rPr>
        <w:t xml:space="preserve"> </w:t>
      </w:r>
      <w:r w:rsidRPr="007A21BD">
        <w:rPr>
          <w:rFonts w:cs="Arial" w:hint="cs"/>
          <w:sz w:val="28"/>
          <w:szCs w:val="28"/>
          <w:rtl/>
          <w:lang w:bidi="he-IL"/>
        </w:rPr>
        <w:t>נעשה</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אותו</w:t>
      </w:r>
      <w:r w:rsidRPr="007A21BD">
        <w:rPr>
          <w:rFonts w:cs="Arial"/>
          <w:sz w:val="28"/>
          <w:szCs w:val="28"/>
          <w:rtl/>
          <w:lang w:bidi="he-IL"/>
        </w:rPr>
        <w:t xml:space="preserve"> </w:t>
      </w:r>
      <w:r w:rsidRPr="007A21BD">
        <w:rPr>
          <w:rFonts w:cs="Arial" w:hint="cs"/>
          <w:sz w:val="28"/>
          <w:szCs w:val="28"/>
          <w:rtl/>
          <w:lang w:bidi="he-IL"/>
        </w:rPr>
        <w:t>הדבר</w:t>
      </w:r>
      <w:r w:rsidRPr="007A21BD">
        <w:rPr>
          <w:rFonts w:cs="Arial"/>
          <w:sz w:val="28"/>
          <w:szCs w:val="28"/>
          <w:rtl/>
          <w:lang w:bidi="he-IL"/>
        </w:rPr>
        <w:t xml:space="preserve"> </w:t>
      </w:r>
      <w:r w:rsidRPr="007A21BD">
        <w:rPr>
          <w:rFonts w:cs="Arial" w:hint="cs"/>
          <w:sz w:val="28"/>
          <w:szCs w:val="28"/>
          <w:rtl/>
          <w:lang w:bidi="he-IL"/>
        </w:rPr>
        <w:t>עבור</w:t>
      </w:r>
      <w:r>
        <w:rPr>
          <w:rFonts w:cs="Arial"/>
          <w:sz w:val="28"/>
          <w:szCs w:val="28"/>
          <w:lang w:bidi="he-IL"/>
        </w:rPr>
        <w:t>:</w:t>
      </w:r>
      <w:r w:rsidRPr="00546830">
        <w:rPr>
          <w:rFonts w:eastAsiaTheme="minorEastAsia"/>
          <w:sz w:val="28"/>
          <w:szCs w:val="28"/>
          <w:lang w:bidi="he-IL"/>
        </w:rPr>
        <w:t>θ₂</w:t>
      </w:r>
    </w:p>
    <w:p w14:paraId="388E6BB1" w14:textId="1AF4C01E" w:rsidR="003534C2" w:rsidRPr="00623BEE" w:rsidRDefault="00000000" w:rsidP="00A31FFD">
      <w:pPr>
        <w:rPr>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den>
          </m:f>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1</m:t>
              </m:r>
            </m:num>
            <m:den>
              <m:r>
                <w:rPr>
                  <w:rFonts w:ascii="Cambria Math" w:eastAsiaTheme="minorEastAsia" w:hAnsi="Cambria Math"/>
                  <w:sz w:val="20"/>
                  <w:szCs w:val="20"/>
                  <w:lang w:bidi="he-IL"/>
                </w:rPr>
                <m:t>2</m:t>
              </m:r>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3C1C5800" w14:textId="11C0B25B" w:rsidR="009E7136" w:rsidRDefault="009E7136" w:rsidP="00A31FFD">
      <w:pPr>
        <w:rPr>
          <w:sz w:val="28"/>
          <w:szCs w:val="28"/>
          <w:lang w:bidi="he-IL"/>
        </w:rPr>
      </w:pPr>
    </w:p>
    <w:p w14:paraId="5DC87176" w14:textId="77777777" w:rsidR="007A21BD" w:rsidRDefault="007A21BD" w:rsidP="007A21BD">
      <w:pPr>
        <w:bidi/>
        <w:rPr>
          <w:sz w:val="28"/>
          <w:szCs w:val="28"/>
        </w:rPr>
      </w:pPr>
      <w:r w:rsidRPr="007A21BD">
        <w:rPr>
          <w:rFonts w:cs="Arial" w:hint="cs"/>
          <w:sz w:val="28"/>
          <w:szCs w:val="28"/>
          <w:rtl/>
          <w:lang w:bidi="he-IL"/>
        </w:rPr>
        <w:t>נפשט</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זה</w:t>
      </w:r>
      <w:r w:rsidRPr="007A21BD">
        <w:rPr>
          <w:rFonts w:cs="Arial"/>
          <w:sz w:val="28"/>
          <w:szCs w:val="28"/>
          <w:rtl/>
          <w:lang w:bidi="he-IL"/>
        </w:rPr>
        <w:t xml:space="preserve"> </w:t>
      </w:r>
      <w:r w:rsidRPr="007A21BD">
        <w:rPr>
          <w:rFonts w:cs="Arial" w:hint="cs"/>
          <w:sz w:val="28"/>
          <w:szCs w:val="28"/>
          <w:rtl/>
          <w:lang w:bidi="he-IL"/>
        </w:rPr>
        <w:t>ל</w:t>
      </w:r>
      <w:r w:rsidRPr="007A21BD">
        <w:rPr>
          <w:sz w:val="28"/>
          <w:szCs w:val="28"/>
        </w:rPr>
        <w:t>:</w:t>
      </w:r>
    </w:p>
    <w:p w14:paraId="063DC4A4" w14:textId="5B95BC44" w:rsidR="009E7136" w:rsidRDefault="00000000" w:rsidP="00A31FFD">
      <w:pPr>
        <w:rPr>
          <w:noProof/>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75A73C52" w14:textId="77777777" w:rsidR="007A21BD" w:rsidRDefault="007A21BD" w:rsidP="007A21BD">
      <w:pPr>
        <w:bidi/>
        <w:rPr>
          <w:noProof/>
          <w:rtl/>
        </w:rPr>
      </w:pPr>
      <w:r w:rsidRPr="007A21BD">
        <w:rPr>
          <w:rFonts w:cs="Arial" w:hint="cs"/>
          <w:noProof/>
          <w:rtl/>
          <w:lang w:bidi="he-IL"/>
        </w:rPr>
        <w:t>עכשיו</w:t>
      </w:r>
      <w:r w:rsidRPr="007A21BD">
        <w:rPr>
          <w:rFonts w:cs="Arial"/>
          <w:noProof/>
          <w:rtl/>
          <w:lang w:bidi="he-IL"/>
        </w:rPr>
        <w:t xml:space="preserve"> </w:t>
      </w:r>
      <w:r w:rsidRPr="007A21BD">
        <w:rPr>
          <w:rFonts w:cs="Arial" w:hint="cs"/>
          <w:noProof/>
          <w:rtl/>
          <w:lang w:bidi="he-IL"/>
        </w:rPr>
        <w:t>לשני</w:t>
      </w:r>
      <w:r w:rsidRPr="007A21BD">
        <w:rPr>
          <w:noProof/>
        </w:rPr>
        <w:t>:</w:t>
      </w:r>
    </w:p>
    <w:p w14:paraId="4A962A60" w14:textId="7F69B446" w:rsidR="004C779B" w:rsidRPr="00623BEE" w:rsidRDefault="00000000" w:rsidP="00A31FFD">
      <w:pPr>
        <w:rPr>
          <w:noProof/>
          <w:sz w:val="20"/>
          <w:szCs w:val="20"/>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den>
          </m:f>
          <m:r>
            <w:rPr>
              <w:rFonts w:ascii="Cambria Math" w:eastAsiaTheme="minorEastAsia" w:hAnsi="Cambria Math"/>
              <w:sz w:val="20"/>
              <w:szCs w:val="20"/>
              <w:lang w:bidi="he-IL"/>
            </w:rPr>
            <m:t>=½·</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oMath>
      </m:oMathPara>
    </w:p>
    <w:p w14:paraId="5BEA445A" w14:textId="3945D9C8" w:rsidR="009E7136" w:rsidRDefault="009E7136" w:rsidP="00A31FFD">
      <w:pPr>
        <w:rPr>
          <w:sz w:val="28"/>
          <w:szCs w:val="28"/>
          <w:lang w:bidi="he-IL"/>
        </w:rPr>
      </w:pPr>
    </w:p>
    <w:p w14:paraId="1FFDBB64" w14:textId="77777777" w:rsidR="007A21BD" w:rsidRDefault="007A21BD" w:rsidP="007A21BD">
      <w:pPr>
        <w:bidi/>
        <w:rPr>
          <w:sz w:val="28"/>
          <w:szCs w:val="28"/>
        </w:rPr>
      </w:pPr>
      <w:r w:rsidRPr="007A21BD">
        <w:rPr>
          <w:rFonts w:cs="Arial" w:hint="cs"/>
          <w:sz w:val="28"/>
          <w:szCs w:val="28"/>
          <w:rtl/>
          <w:lang w:bidi="he-IL"/>
        </w:rPr>
        <w:t>נפשט</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זה</w:t>
      </w:r>
      <w:r w:rsidRPr="007A21BD">
        <w:rPr>
          <w:rFonts w:cs="Arial"/>
          <w:sz w:val="28"/>
          <w:szCs w:val="28"/>
          <w:rtl/>
          <w:lang w:bidi="he-IL"/>
        </w:rPr>
        <w:t xml:space="preserve"> </w:t>
      </w:r>
      <w:r w:rsidRPr="007A21BD">
        <w:rPr>
          <w:rFonts w:cs="Arial" w:hint="cs"/>
          <w:sz w:val="28"/>
          <w:szCs w:val="28"/>
          <w:rtl/>
          <w:lang w:bidi="he-IL"/>
        </w:rPr>
        <w:t>ל</w:t>
      </w:r>
      <w:r w:rsidRPr="007A21BD">
        <w:rPr>
          <w:sz w:val="28"/>
          <w:szCs w:val="28"/>
        </w:rPr>
        <w:t>:</w:t>
      </w:r>
    </w:p>
    <w:p w14:paraId="4045EB9C" w14:textId="0C96F288" w:rsidR="004C779B" w:rsidRPr="00623BEE" w:rsidRDefault="00000000" w:rsidP="00341D13">
      <w:pPr>
        <w:rPr>
          <w:rFonts w:eastAsiaTheme="minorEastAsia"/>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39CB5192" w14:textId="32646550" w:rsidR="009E7136" w:rsidRDefault="009E7136" w:rsidP="00A31FFD">
      <w:pPr>
        <w:rPr>
          <w:sz w:val="28"/>
          <w:szCs w:val="28"/>
          <w:lang w:bidi="he-IL"/>
        </w:rPr>
      </w:pPr>
    </w:p>
    <w:p w14:paraId="014F8435" w14:textId="40FA04C3" w:rsidR="009E7136" w:rsidRDefault="00256487" w:rsidP="00256487">
      <w:pPr>
        <w:bidi/>
        <w:rPr>
          <w:sz w:val="28"/>
          <w:szCs w:val="28"/>
          <w:rtl/>
          <w:lang w:bidi="he-IL"/>
        </w:rPr>
      </w:pPr>
      <w:r w:rsidRPr="007A21BD">
        <w:rPr>
          <w:rFonts w:cs="Arial" w:hint="cs"/>
          <w:sz w:val="28"/>
          <w:szCs w:val="28"/>
          <w:rtl/>
          <w:lang w:bidi="he-IL"/>
        </w:rPr>
        <w:lastRenderedPageBreak/>
        <w:t>כעת</w:t>
      </w:r>
      <w:r w:rsidRPr="007A21BD">
        <w:rPr>
          <w:rFonts w:cs="Arial"/>
          <w:sz w:val="28"/>
          <w:szCs w:val="28"/>
          <w:rtl/>
          <w:lang w:bidi="he-IL"/>
        </w:rPr>
        <w:t xml:space="preserve"> </w:t>
      </w:r>
      <w:r w:rsidRPr="007A21BD">
        <w:rPr>
          <w:rFonts w:cs="Arial" w:hint="cs"/>
          <w:sz w:val="28"/>
          <w:szCs w:val="28"/>
          <w:rtl/>
          <w:lang w:bidi="he-IL"/>
        </w:rPr>
        <w:t>נגזרת</w:t>
      </w:r>
      <w:r w:rsidRPr="007A21BD">
        <w:rPr>
          <w:rFonts w:cs="Arial"/>
          <w:sz w:val="28"/>
          <w:szCs w:val="28"/>
          <w:rtl/>
          <w:lang w:bidi="he-IL"/>
        </w:rPr>
        <w:t xml:space="preserve"> </w:t>
      </w:r>
      <w:r w:rsidRPr="007A21BD">
        <w:rPr>
          <w:rFonts w:cs="Arial" w:hint="cs"/>
          <w:sz w:val="28"/>
          <w:szCs w:val="28"/>
          <w:rtl/>
          <w:lang w:bidi="he-IL"/>
        </w:rPr>
        <w:t>שלו</w:t>
      </w:r>
      <w:r w:rsidRPr="007A21BD">
        <w:rPr>
          <w:rFonts w:cs="Arial"/>
          <w:sz w:val="28"/>
          <w:szCs w:val="28"/>
          <w:rtl/>
          <w:lang w:bidi="he-IL"/>
        </w:rPr>
        <w:t xml:space="preserve"> </w:t>
      </w:r>
      <w:r w:rsidRPr="007A21BD">
        <w:rPr>
          <w:rFonts w:cs="Arial" w:hint="cs"/>
          <w:sz w:val="28"/>
          <w:szCs w:val="28"/>
          <w:rtl/>
          <w:lang w:bidi="he-IL"/>
        </w:rPr>
        <w:t>ביחס</w:t>
      </w:r>
      <w:r w:rsidRPr="007A21BD">
        <w:rPr>
          <w:rFonts w:cs="Arial"/>
          <w:sz w:val="28"/>
          <w:szCs w:val="28"/>
          <w:rtl/>
          <w:lang w:bidi="he-IL"/>
        </w:rPr>
        <w:t xml:space="preserve"> </w:t>
      </w:r>
      <w:r w:rsidRPr="007A21BD">
        <w:rPr>
          <w:rFonts w:cs="Arial" w:hint="cs"/>
          <w:sz w:val="28"/>
          <w:szCs w:val="28"/>
          <w:rtl/>
          <w:lang w:bidi="he-IL"/>
        </w:rPr>
        <w:t>לזמן</w:t>
      </w:r>
      <w:r w:rsidR="009E7136">
        <w:rPr>
          <w:sz w:val="28"/>
          <w:szCs w:val="28"/>
          <w:lang w:bidi="he-IL"/>
        </w:rPr>
        <w:t>:</w:t>
      </w:r>
    </w:p>
    <w:p w14:paraId="71A587B6" w14:textId="34492218" w:rsidR="004C779B" w:rsidRPr="00623BEE" w:rsidRDefault="00000000" w:rsidP="00341D13">
      <w:pPr>
        <w:rPr>
          <w:rFonts w:eastAsiaTheme="minorEastAsia"/>
          <w:sz w:val="20"/>
          <w:szCs w:val="20"/>
          <w:lang w:bidi="he-IL"/>
        </w:rPr>
      </w:pPr>
      <m:oMath>
        <m:f>
          <m:fPr>
            <m:ctrlPr>
              <w:rPr>
                <w:rFonts w:ascii="Cambria Math" w:hAnsi="Cambria Math"/>
                <w:i/>
                <w:sz w:val="20"/>
                <w:szCs w:val="20"/>
                <w:lang w:bidi="he-IL"/>
              </w:rPr>
            </m:ctrlPr>
          </m:fPr>
          <m:num>
            <m:r>
              <w:rPr>
                <w:rFonts w:ascii="Cambria Math" w:hAnsi="Cambria Math"/>
                <w:sz w:val="20"/>
                <w:szCs w:val="20"/>
                <w:lang w:bidi="he-IL"/>
              </w:rPr>
              <m:t>d</m:t>
            </m:r>
          </m:num>
          <m:den>
            <m:r>
              <w:rPr>
                <w:rFonts w:ascii="Cambria Math" w:hAnsi="Cambria Math"/>
                <w:sz w:val="20"/>
                <w:szCs w:val="20"/>
                <w:lang w:bidi="he-IL"/>
              </w:rPr>
              <m:t>dt</m:t>
            </m:r>
          </m:den>
        </m:f>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∂L</m:t>
            </m:r>
          </m:num>
          <m:den>
            <m:r>
              <w:rPr>
                <w:rFonts w:ascii="Cambria Math" w:eastAsiaTheme="minorEastAsia"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cs="Arial"/>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oMath>
      <w:r w:rsidR="00E22C7E" w:rsidRPr="00623BEE">
        <w:rPr>
          <w:rFonts w:eastAsiaTheme="minorEastAsia"/>
          <w:sz w:val="20"/>
          <w:szCs w:val="20"/>
          <w:lang w:bidi="he-IL"/>
        </w:rPr>
        <w:t xml:space="preserve"> </w:t>
      </w:r>
    </w:p>
    <w:p w14:paraId="64C35B32" w14:textId="5CF13A86" w:rsidR="009E7136" w:rsidRDefault="009E7136" w:rsidP="009E7136">
      <w:pPr>
        <w:rPr>
          <w:sz w:val="28"/>
          <w:szCs w:val="28"/>
          <w:lang w:bidi="he-IL"/>
        </w:rPr>
      </w:pPr>
    </w:p>
    <w:p w14:paraId="6B4C4FBC" w14:textId="516A6690" w:rsidR="007A21BD" w:rsidRDefault="007A21BD" w:rsidP="007A21BD">
      <w:pPr>
        <w:bidi/>
        <w:rPr>
          <w:sz w:val="28"/>
          <w:szCs w:val="28"/>
        </w:rPr>
      </w:pPr>
      <w:r w:rsidRPr="007A21BD">
        <w:rPr>
          <w:rFonts w:cs="Arial" w:hint="cs"/>
          <w:sz w:val="28"/>
          <w:szCs w:val="28"/>
          <w:rtl/>
          <w:lang w:bidi="he-IL"/>
        </w:rPr>
        <w:t>ועכשיו</w:t>
      </w:r>
      <w:r w:rsidRPr="007A21BD">
        <w:rPr>
          <w:rFonts w:cs="Arial"/>
          <w:sz w:val="28"/>
          <w:szCs w:val="28"/>
          <w:rtl/>
          <w:lang w:bidi="he-IL"/>
        </w:rPr>
        <w:t xml:space="preserve"> </w:t>
      </w:r>
      <w:r w:rsidRPr="007A21BD">
        <w:rPr>
          <w:rFonts w:cs="Arial" w:hint="cs"/>
          <w:sz w:val="28"/>
          <w:szCs w:val="28"/>
          <w:rtl/>
          <w:lang w:bidi="he-IL"/>
        </w:rPr>
        <w:t>המשוואה</w:t>
      </w:r>
      <w:r w:rsidRPr="007A21BD">
        <w:rPr>
          <w:rFonts w:cs="Arial"/>
          <w:sz w:val="28"/>
          <w:szCs w:val="28"/>
          <w:rtl/>
          <w:lang w:bidi="he-IL"/>
        </w:rPr>
        <w:t xml:space="preserve"> </w:t>
      </w:r>
      <w:r w:rsidRPr="007A21BD">
        <w:rPr>
          <w:rFonts w:cs="Arial" w:hint="cs"/>
          <w:sz w:val="28"/>
          <w:szCs w:val="28"/>
          <w:rtl/>
          <w:lang w:bidi="he-IL"/>
        </w:rPr>
        <w:t>שאנחנו</w:t>
      </w:r>
      <w:r w:rsidRPr="007A21BD">
        <w:rPr>
          <w:rFonts w:cs="Arial"/>
          <w:sz w:val="28"/>
          <w:szCs w:val="28"/>
          <w:rtl/>
          <w:lang w:bidi="he-IL"/>
        </w:rPr>
        <w:t xml:space="preserve"> </w:t>
      </w:r>
      <w:r w:rsidRPr="007A21BD">
        <w:rPr>
          <w:rFonts w:cs="Arial" w:hint="cs"/>
          <w:sz w:val="28"/>
          <w:szCs w:val="28"/>
          <w:rtl/>
          <w:lang w:bidi="he-IL"/>
        </w:rPr>
        <w:t>מקבלים</w:t>
      </w:r>
      <w:r w:rsidRPr="007A21BD">
        <w:rPr>
          <w:rFonts w:cs="Arial"/>
          <w:sz w:val="28"/>
          <w:szCs w:val="28"/>
          <w:rtl/>
          <w:lang w:bidi="he-IL"/>
        </w:rPr>
        <w:t xml:space="preserve"> </w:t>
      </w:r>
      <w:r w:rsidRPr="007A21BD">
        <w:rPr>
          <w:rFonts w:cs="Arial" w:hint="cs"/>
          <w:sz w:val="28"/>
          <w:szCs w:val="28"/>
          <w:rtl/>
          <w:lang w:bidi="he-IL"/>
        </w:rPr>
        <w:t>מ</w:t>
      </w:r>
      <w:r w:rsidRPr="007A21BD">
        <w:rPr>
          <w:rFonts w:eastAsiaTheme="minorEastAsia"/>
          <w:sz w:val="28"/>
          <w:szCs w:val="28"/>
          <w:lang w:bidi="he-IL"/>
        </w:rPr>
        <w:t xml:space="preserve"> </w:t>
      </w:r>
      <w:r>
        <w:rPr>
          <w:rFonts w:eastAsiaTheme="minorEastAsia"/>
          <w:sz w:val="28"/>
          <w:szCs w:val="28"/>
          <w:lang w:bidi="he-IL"/>
        </w:rPr>
        <w:t>:</w:t>
      </w:r>
      <w:r w:rsidRPr="00546830">
        <w:rPr>
          <w:rFonts w:eastAsiaTheme="minorEastAsia"/>
          <w:sz w:val="28"/>
          <w:szCs w:val="28"/>
          <w:lang w:bidi="he-IL"/>
        </w:rPr>
        <w:t>θ₂</w:t>
      </w:r>
    </w:p>
    <w:p w14:paraId="1A48B73B" w14:textId="5123E119" w:rsidR="004C779B" w:rsidRPr="00623BEE" w:rsidRDefault="001305CF" w:rsidP="009E7136">
      <w:pPr>
        <w:rPr>
          <w:i/>
          <w:sz w:val="20"/>
          <w:szCs w:val="20"/>
          <w:lang w:bidi="he-IL"/>
        </w:rPr>
      </w:pPr>
      <m:oMathPara>
        <m:oMath>
          <m:r>
            <w:rPr>
              <w:rFonts w:ascii="Cambria Math" w:hAnsi="Cambria Math"/>
              <w:sz w:val="20"/>
              <w:szCs w:val="20"/>
              <w:lang w:bidi="he-IL"/>
            </w:rPr>
            <m:t>0=</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cs="Arial"/>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oMath>
      </m:oMathPara>
    </w:p>
    <w:p w14:paraId="56951BFF" w14:textId="0B86B07D" w:rsidR="009E7136" w:rsidRDefault="009E7136" w:rsidP="009E7136">
      <w:pPr>
        <w:rPr>
          <w:sz w:val="28"/>
          <w:szCs w:val="28"/>
          <w:lang w:bidi="he-IL"/>
        </w:rPr>
      </w:pPr>
    </w:p>
    <w:p w14:paraId="34665727" w14:textId="77777777" w:rsidR="007A21BD" w:rsidRDefault="007A21BD" w:rsidP="007A21BD">
      <w:pPr>
        <w:bidi/>
        <w:rPr>
          <w:sz w:val="28"/>
          <w:szCs w:val="28"/>
        </w:rPr>
      </w:pPr>
      <w:r w:rsidRPr="007A21BD">
        <w:rPr>
          <w:rFonts w:cs="Arial" w:hint="cs"/>
          <w:sz w:val="28"/>
          <w:szCs w:val="28"/>
          <w:rtl/>
          <w:lang w:bidi="he-IL"/>
        </w:rPr>
        <w:t>נפשט</w:t>
      </w:r>
      <w:r w:rsidRPr="007A21BD">
        <w:rPr>
          <w:rFonts w:cs="Arial"/>
          <w:sz w:val="28"/>
          <w:szCs w:val="28"/>
          <w:rtl/>
          <w:lang w:bidi="he-IL"/>
        </w:rPr>
        <w:t xml:space="preserve"> </w:t>
      </w:r>
      <w:r w:rsidRPr="007A21BD">
        <w:rPr>
          <w:rFonts w:cs="Arial" w:hint="cs"/>
          <w:sz w:val="28"/>
          <w:szCs w:val="28"/>
          <w:rtl/>
          <w:lang w:bidi="he-IL"/>
        </w:rPr>
        <w:t>את</w:t>
      </w:r>
      <w:r w:rsidRPr="007A21BD">
        <w:rPr>
          <w:rFonts w:cs="Arial"/>
          <w:sz w:val="28"/>
          <w:szCs w:val="28"/>
          <w:rtl/>
          <w:lang w:bidi="he-IL"/>
        </w:rPr>
        <w:t xml:space="preserve"> </w:t>
      </w:r>
      <w:r w:rsidRPr="007A21BD">
        <w:rPr>
          <w:rFonts w:cs="Arial" w:hint="cs"/>
          <w:sz w:val="28"/>
          <w:szCs w:val="28"/>
          <w:rtl/>
          <w:lang w:bidi="he-IL"/>
        </w:rPr>
        <w:t>זה</w:t>
      </w:r>
      <w:r w:rsidRPr="007A21BD">
        <w:rPr>
          <w:rFonts w:cs="Arial"/>
          <w:sz w:val="28"/>
          <w:szCs w:val="28"/>
          <w:rtl/>
          <w:lang w:bidi="he-IL"/>
        </w:rPr>
        <w:t xml:space="preserve"> </w:t>
      </w:r>
      <w:r w:rsidRPr="007A21BD">
        <w:rPr>
          <w:rFonts w:cs="Arial" w:hint="cs"/>
          <w:sz w:val="28"/>
          <w:szCs w:val="28"/>
          <w:rtl/>
          <w:lang w:bidi="he-IL"/>
        </w:rPr>
        <w:t>ל</w:t>
      </w:r>
      <w:r w:rsidRPr="007A21BD">
        <w:rPr>
          <w:sz w:val="28"/>
          <w:szCs w:val="28"/>
        </w:rPr>
        <w:t>:</w:t>
      </w:r>
    </w:p>
    <w:p w14:paraId="225FB9C0" w14:textId="6E2E3ACB" w:rsidR="009E7136" w:rsidRDefault="005C6276" w:rsidP="009E7136">
      <w:pPr>
        <w:rPr>
          <w:sz w:val="28"/>
          <w:szCs w:val="28"/>
          <w:lang w:bidi="he-IL"/>
        </w:rPr>
      </w:pPr>
      <m:oMathPara>
        <m:oMath>
          <m:r>
            <w:rPr>
              <w:rFonts w:ascii="Cambria Math" w:eastAsiaTheme="minorEastAsia" w:hAnsi="Cambria Math"/>
              <w:sz w:val="28"/>
              <w:szCs w:val="28"/>
              <w:lang w:bidi="he-IL"/>
            </w:rPr>
            <m:t>0=</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acc>
            <m:accPr>
              <m:chr m:val="̇"/>
              <m:ctrlPr>
                <w:rPr>
                  <w:rFonts w:ascii="Cambria Math" w:eastAsiaTheme="minorEastAsia" w:hAnsi="Cambria Math" w:cs="Arial"/>
                  <w:i/>
                  <w:sz w:val="28"/>
                  <w:szCs w:val="28"/>
                  <w:lang w:bidi="he-IL"/>
                </w:rPr>
              </m:ctrlPr>
            </m:accPr>
            <m:e>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θ</m:t>
                  </m:r>
                  <m:ctrlPr>
                    <w:rPr>
                      <w:rFonts w:ascii="Cambria Math" w:eastAsiaTheme="minorEastAsia" w:hAnsi="Cambria Math" w:cs="Arial"/>
                      <w:i/>
                      <w:sz w:val="28"/>
                      <w:szCs w:val="28"/>
                      <w:lang w:bidi="he-IL"/>
                    </w:rPr>
                  </m:ctrlPr>
                </m:e>
                <m:sub>
                  <m:r>
                    <w:rPr>
                      <w:rFonts w:ascii="Cambria Math" w:eastAsiaTheme="minorEastAsia" w:hAnsi="Cambria Math"/>
                      <w:sz w:val="28"/>
                      <w:szCs w:val="28"/>
                      <w:lang w:bidi="he-IL"/>
                    </w:rPr>
                    <m:t>1</m:t>
                  </m:r>
                </m:sub>
                <m:sup>
                  <m:r>
                    <w:rPr>
                      <w:rFonts w:ascii="Cambria Math" w:eastAsiaTheme="minorEastAsia" w:hAnsi="Cambria Math"/>
                      <w:sz w:val="28"/>
                      <w:szCs w:val="28"/>
                      <w:lang w:bidi="he-IL"/>
                    </w:rPr>
                    <m:t>2</m:t>
                  </m:r>
                </m:sup>
              </m:sSubSup>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·g·</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·sin</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r>
            <w:rPr>
              <w:rFonts w:ascii="Cambria Math" w:eastAsiaTheme="minorEastAsia" w:hAnsi="Cambria Math"/>
              <w:sz w:val="28"/>
              <w:szCs w:val="28"/>
              <w:lang w:bidi="he-IL"/>
            </w:rPr>
            <m:t>·</m:t>
          </m:r>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up>
              <m:r>
                <w:rPr>
                  <w:rFonts w:ascii="Cambria Math" w:eastAsiaTheme="minorEastAsia" w:hAnsi="Cambria Math"/>
                  <w:sz w:val="28"/>
                  <w:szCs w:val="28"/>
                  <w:lang w:bidi="he-IL"/>
                </w:rPr>
                <m:t>2</m:t>
              </m:r>
            </m:sup>
          </m:sSubSup>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cos</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m:rPr>
              <m:sty m:val="p"/>
            </m:rPr>
            <w:rPr>
              <w:rFonts w:ascii="Cambria Math" w:hAnsi="Cambria Math"/>
              <w:sz w:val="28"/>
              <w:szCs w:val="28"/>
              <w:lang w:bidi="he-IL"/>
            </w:rPr>
            <w:br/>
          </m:r>
        </m:oMath>
      </m:oMathPara>
    </w:p>
    <w:p w14:paraId="0385BB8F" w14:textId="1ACC705D" w:rsidR="00F12488" w:rsidRDefault="007A21BD" w:rsidP="00F12488">
      <w:pPr>
        <w:bidi/>
        <w:rPr>
          <w:sz w:val="28"/>
          <w:szCs w:val="28"/>
          <w:rtl/>
          <w:lang w:bidi="he-IL"/>
        </w:rPr>
      </w:pPr>
      <w:r w:rsidRPr="007A21BD">
        <w:rPr>
          <w:sz w:val="28"/>
          <w:szCs w:val="28"/>
          <w:rtl/>
          <w:lang w:bidi="he-IL"/>
        </w:rPr>
        <w:t xml:space="preserve">ומפשט עוד </w:t>
      </w:r>
      <w:r w:rsidR="00F12488">
        <w:rPr>
          <w:rFonts w:hint="cs"/>
          <w:sz w:val="28"/>
          <w:szCs w:val="28"/>
          <w:rtl/>
          <w:lang w:bidi="he-IL"/>
        </w:rPr>
        <w:t>ל</w:t>
      </w:r>
      <w:r w:rsidR="005C2455">
        <w:rPr>
          <w:sz w:val="28"/>
          <w:szCs w:val="28"/>
          <w:lang w:bidi="he-IL"/>
        </w:rPr>
        <w:t xml:space="preserve">[1] </w:t>
      </w:r>
      <w:r w:rsidR="00F12488">
        <w:rPr>
          <w:rFonts w:hint="cs"/>
          <w:sz w:val="28"/>
          <w:szCs w:val="28"/>
          <w:rtl/>
          <w:lang w:bidi="he-IL"/>
        </w:rPr>
        <w:t>:</w:t>
      </w:r>
      <w:r w:rsidR="00F12488">
        <w:rPr>
          <w:sz w:val="28"/>
          <w:szCs w:val="28"/>
          <w:lang w:bidi="he-IL"/>
        </w:rPr>
        <w:t xml:space="preserve"> </w:t>
      </w:r>
    </w:p>
    <w:p w14:paraId="7F778A5B" w14:textId="1B47865B" w:rsidR="00E7733B" w:rsidRPr="000F3A4D" w:rsidRDefault="00E7733B" w:rsidP="00E7733B">
      <w:pPr>
        <w:bidi/>
        <w:rPr>
          <w:rFonts w:eastAsiaTheme="minorEastAsia"/>
          <w:i/>
          <w:sz w:val="28"/>
          <w:szCs w:val="28"/>
          <w:lang w:bidi="he-IL"/>
        </w:rPr>
      </w:pPr>
      <m:oMathPara>
        <m:oMath>
          <m:r>
            <w:rPr>
              <w:rFonts w:ascii="Cambria Math" w:eastAsiaTheme="minorEastAsia" w:hAnsi="Cambria Math" w:cs="Arial"/>
              <w:sz w:val="28"/>
              <w:szCs w:val="28"/>
              <w:rtl/>
              <w:lang w:bidi="he-IL"/>
            </w:rPr>
            <m:t>0=</m:t>
          </m:r>
          <m:acc>
            <m:accPr>
              <m:chr m:val="̇"/>
              <m:ctrlPr>
                <w:rPr>
                  <w:rFonts w:ascii="Cambria Math" w:eastAsiaTheme="minorEastAsia" w:hAnsi="Cambria Math" w:cs="Arial"/>
                  <w:i/>
                  <w:sz w:val="28"/>
                  <w:szCs w:val="28"/>
                  <w:lang w:bidi="he-IL"/>
                </w:rPr>
              </m:ctrlPr>
            </m:accPr>
            <m:e>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θ</m:t>
                  </m:r>
                  <m:ctrlPr>
                    <w:rPr>
                      <w:rFonts w:ascii="Cambria Math" w:eastAsiaTheme="minorEastAsia" w:hAnsi="Cambria Math" w:cs="Arial"/>
                      <w:i/>
                      <w:sz w:val="28"/>
                      <w:szCs w:val="28"/>
                      <w:lang w:bidi="he-IL"/>
                    </w:rPr>
                  </m:ctrlPr>
                </m:e>
                <m:sub>
                  <m:r>
                    <w:rPr>
                      <w:rFonts w:ascii="Cambria Math" w:eastAsiaTheme="minorEastAsia" w:hAnsi="Cambria Math"/>
                      <w:sz w:val="28"/>
                      <w:szCs w:val="28"/>
                      <w:lang w:bidi="he-IL"/>
                    </w:rPr>
                    <m:t>1</m:t>
                  </m:r>
                </m:sub>
                <m:sup>
                  <m:r>
                    <w:rPr>
                      <w:rFonts w:ascii="Cambria Math" w:eastAsiaTheme="minorEastAsia" w:hAnsi="Cambria Math"/>
                      <w:sz w:val="28"/>
                      <w:szCs w:val="28"/>
                      <w:lang w:bidi="he-IL"/>
                    </w:rPr>
                    <m:t>2</m:t>
                  </m:r>
                </m:sup>
              </m:sSubSup>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-g</m:t>
          </m:r>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cos</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oMath>
      </m:oMathPara>
    </w:p>
    <w:p w14:paraId="2A4CE1DA" w14:textId="77777777" w:rsidR="00F12488" w:rsidRPr="00F12488" w:rsidRDefault="00F12488" w:rsidP="00F12488">
      <w:pPr>
        <w:bidi/>
        <w:rPr>
          <w:sz w:val="28"/>
          <w:szCs w:val="28"/>
          <w:lang w:bidi="he-IL"/>
        </w:rPr>
      </w:pPr>
      <w:r>
        <w:rPr>
          <w:rFonts w:hint="cs"/>
          <w:sz w:val="28"/>
          <w:szCs w:val="28"/>
          <w:rtl/>
          <w:lang w:bidi="he-IL"/>
        </w:rPr>
        <w:t>(</w:t>
      </w:r>
      <w:r w:rsidRPr="00F12488">
        <w:rPr>
          <w:sz w:val="28"/>
          <w:szCs w:val="28"/>
          <w:rtl/>
          <w:lang w:bidi="he-IL"/>
        </w:rPr>
        <w:t>אנו קוראים למשוואה הזו (2)</w:t>
      </w:r>
      <w:r>
        <w:rPr>
          <w:rFonts w:hint="cs"/>
          <w:sz w:val="28"/>
          <w:szCs w:val="28"/>
          <w:rtl/>
          <w:lang w:bidi="he-IL"/>
        </w:rPr>
        <w:t>)</w:t>
      </w:r>
    </w:p>
    <w:p w14:paraId="521C7F4F" w14:textId="77777777" w:rsidR="00F12488" w:rsidRPr="00CF1A6B" w:rsidRDefault="00F12488" w:rsidP="00F12488">
      <w:pPr>
        <w:bidi/>
        <w:rPr>
          <w:i/>
          <w:sz w:val="28"/>
          <w:szCs w:val="28"/>
          <w:rtl/>
          <w:lang w:bidi="he-IL"/>
        </w:rPr>
      </w:pPr>
    </w:p>
    <w:p w14:paraId="44CAAF2C" w14:textId="77777777" w:rsidR="007A21BD" w:rsidRPr="007A21BD" w:rsidRDefault="007A21BD" w:rsidP="007A21BD">
      <w:pPr>
        <w:bidi/>
        <w:rPr>
          <w:sz w:val="28"/>
          <w:szCs w:val="28"/>
          <w:lang w:bidi="he-IL"/>
        </w:rPr>
      </w:pPr>
      <w:r w:rsidRPr="007A21BD">
        <w:rPr>
          <w:sz w:val="28"/>
          <w:szCs w:val="28"/>
          <w:rtl/>
          <w:lang w:bidi="he-IL"/>
        </w:rPr>
        <w:t>ועכשיו יש בידינו את שתי המשוואות הדרושות למטוטלת הכפולה</w:t>
      </w:r>
      <w:r w:rsidRPr="007A21BD">
        <w:rPr>
          <w:sz w:val="28"/>
          <w:szCs w:val="28"/>
          <w:lang w:bidi="he-IL"/>
        </w:rPr>
        <w:t>.</w:t>
      </w:r>
      <w:r w:rsidRPr="007A21BD">
        <w:rPr>
          <w:sz w:val="28"/>
          <w:szCs w:val="28"/>
          <w:lang w:bidi="he-IL"/>
        </w:rPr>
        <w:br/>
      </w:r>
      <w:r w:rsidRPr="007A21BD">
        <w:rPr>
          <w:sz w:val="28"/>
          <w:szCs w:val="28"/>
          <w:rtl/>
          <w:lang w:bidi="he-IL"/>
        </w:rPr>
        <w:t>נקודה חשובה מאוד שיש להדגיש היא שלא ניתן להשתמש בקירוב הזוויות הקטנות בצורה פשוטה, מה שאומר שהמשוואות האלו אינן פתירות באופן אנליטי. קירוב זה הוא הנחה מפשטת שנעשה בה שימוש תכוף בפיזיקה כדי להקל על הניתוח של מערכות מסוימות, כמו מטוטלת פשוטה</w:t>
      </w:r>
      <w:r w:rsidRPr="007A21BD">
        <w:rPr>
          <w:sz w:val="28"/>
          <w:szCs w:val="28"/>
          <w:lang w:bidi="he-IL"/>
        </w:rPr>
        <w:t>.</w:t>
      </w:r>
      <w:r w:rsidRPr="007A21BD">
        <w:rPr>
          <w:sz w:val="28"/>
          <w:szCs w:val="28"/>
          <w:lang w:bidi="he-IL"/>
        </w:rPr>
        <w:br/>
      </w:r>
      <w:r w:rsidRPr="007A21BD">
        <w:rPr>
          <w:sz w:val="28"/>
          <w:szCs w:val="28"/>
          <w:rtl/>
          <w:lang w:bidi="he-IL"/>
        </w:rPr>
        <w:t>עם זאת, לא ניתן ליישם אותו על מטוטלת כפולה כיוון שמדובר במערכת לא לינארית וכאוטית. להלן מספר סיבות לכך</w:t>
      </w:r>
      <w:r w:rsidRPr="007A21BD">
        <w:rPr>
          <w:sz w:val="28"/>
          <w:szCs w:val="28"/>
          <w:lang w:bidi="he-IL"/>
        </w:rPr>
        <w:t>:</w:t>
      </w:r>
    </w:p>
    <w:p w14:paraId="2EAEFE3B" w14:textId="2EF68768" w:rsidR="007A21BD" w:rsidRPr="007A21BD" w:rsidRDefault="007A21BD" w:rsidP="007A21BD">
      <w:pPr>
        <w:numPr>
          <w:ilvl w:val="0"/>
          <w:numId w:val="4"/>
        </w:numPr>
        <w:bidi/>
        <w:rPr>
          <w:sz w:val="28"/>
          <w:szCs w:val="28"/>
          <w:lang w:bidi="he-IL"/>
        </w:rPr>
      </w:pPr>
      <w:r w:rsidRPr="007A21BD">
        <w:rPr>
          <w:b/>
          <w:bCs/>
          <w:sz w:val="28"/>
          <w:szCs w:val="28"/>
          <w:rtl/>
          <w:lang w:bidi="he-IL"/>
        </w:rPr>
        <w:t>אי־לינאריות</w:t>
      </w:r>
      <w:r w:rsidRPr="007A21BD">
        <w:rPr>
          <w:sz w:val="28"/>
          <w:szCs w:val="28"/>
          <w:lang w:bidi="he-IL"/>
        </w:rPr>
        <w:t xml:space="preserve">: </w:t>
      </w:r>
      <w:r w:rsidRPr="007A21BD">
        <w:rPr>
          <w:sz w:val="28"/>
          <w:szCs w:val="28"/>
          <w:rtl/>
          <w:lang w:bidi="he-IL"/>
        </w:rPr>
        <w:t>במטוטלת פשוטה, הכוח המחזיר (הכוח שמחזיר את המטוטלת למצב שיווי המשקל) פרופורציונלי ישירות לזווית שהמטוטלת יוצרת עם האנך. עובדה זו מאפשרת שימוש בקירוב הזווית הקטנה</w:t>
      </w:r>
      <w:r w:rsidRPr="007A21BD">
        <w:rPr>
          <w:sz w:val="28"/>
          <w:szCs w:val="28"/>
          <w:lang w:bidi="he-IL"/>
        </w:rPr>
        <w:t xml:space="preserve"> </w:t>
      </w:r>
      <w:r w:rsidR="009E2FCF">
        <w:rPr>
          <w:rFonts w:hint="cs"/>
          <w:sz w:val="28"/>
          <w:szCs w:val="28"/>
          <w:rtl/>
          <w:lang w:bidi="he-IL"/>
        </w:rPr>
        <w:t>(</w:t>
      </w:r>
      <w:r w:rsidR="009E2FCF">
        <w:rPr>
          <w:sz w:val="28"/>
          <w:szCs w:val="28"/>
          <w:lang w:bidi="he-IL"/>
        </w:rPr>
        <w:t xml:space="preserve"> </w:t>
      </w:r>
      <w:r w:rsidRPr="007A21BD">
        <w:rPr>
          <w:sz w:val="28"/>
          <w:szCs w:val="28"/>
          <w:lang w:bidi="he-IL"/>
        </w:rPr>
        <w:t>(sin</w:t>
      </w:r>
      <w:r w:rsidR="00F3034A">
        <w:rPr>
          <w:sz w:val="28"/>
          <w:szCs w:val="28"/>
          <w:lang w:bidi="he-IL"/>
        </w:rPr>
        <w:t xml:space="preserve"> </w:t>
      </w:r>
      <w:r w:rsidRPr="007A21BD">
        <w:rPr>
          <w:sz w:val="28"/>
          <w:szCs w:val="28"/>
          <w:lang w:bidi="he-IL"/>
        </w:rPr>
        <w:t>θ ≈ θ</w:t>
      </w:r>
      <w:r w:rsidRPr="007A21BD">
        <w:rPr>
          <w:sz w:val="28"/>
          <w:szCs w:val="28"/>
          <w:rtl/>
          <w:lang w:bidi="he-IL"/>
        </w:rPr>
        <w:t>לזוויות קטנות</w:t>
      </w:r>
      <w:r w:rsidRPr="007A21BD">
        <w:rPr>
          <w:sz w:val="28"/>
          <w:szCs w:val="28"/>
          <w:lang w:bidi="he-IL"/>
        </w:rPr>
        <w:t xml:space="preserve"> </w:t>
      </w:r>
      <w:r w:rsidRPr="007A21BD">
        <w:rPr>
          <w:sz w:val="28"/>
          <w:szCs w:val="28"/>
          <w:rtl/>
          <w:lang w:bidi="he-IL"/>
        </w:rPr>
        <w:t>לצורך פישוט משוואות התנועה. אך במטוטלת כפולה, הכוחות המחזירים אינם פרופורציונליים לזוויות בצורה לינארית, מה שמוביל למשוואות תנועה לא לינאריות. לכן, קירוב הזוויות הקטנות, שמניח לינאריות, אינו תקף במקרה זה</w:t>
      </w:r>
      <w:r w:rsidRPr="007A21BD">
        <w:rPr>
          <w:sz w:val="28"/>
          <w:szCs w:val="28"/>
          <w:lang w:bidi="he-IL"/>
        </w:rPr>
        <w:t>.</w:t>
      </w:r>
    </w:p>
    <w:p w14:paraId="0A5BEFB5" w14:textId="77777777" w:rsidR="007A21BD" w:rsidRPr="007A21BD" w:rsidRDefault="007A21BD" w:rsidP="007A21BD">
      <w:pPr>
        <w:numPr>
          <w:ilvl w:val="0"/>
          <w:numId w:val="4"/>
        </w:numPr>
        <w:bidi/>
        <w:rPr>
          <w:sz w:val="28"/>
          <w:szCs w:val="28"/>
          <w:lang w:bidi="he-IL"/>
        </w:rPr>
      </w:pPr>
      <w:r w:rsidRPr="007A21BD">
        <w:rPr>
          <w:b/>
          <w:bCs/>
          <w:sz w:val="28"/>
          <w:szCs w:val="28"/>
          <w:rtl/>
          <w:lang w:bidi="he-IL"/>
        </w:rPr>
        <w:lastRenderedPageBreak/>
        <w:t>כאוס</w:t>
      </w:r>
      <w:r w:rsidRPr="007A21BD">
        <w:rPr>
          <w:sz w:val="28"/>
          <w:szCs w:val="28"/>
          <w:lang w:bidi="he-IL"/>
        </w:rPr>
        <w:t xml:space="preserve">: </w:t>
      </w:r>
      <w:r w:rsidRPr="007A21BD">
        <w:rPr>
          <w:sz w:val="28"/>
          <w:szCs w:val="28"/>
          <w:rtl/>
          <w:lang w:bidi="he-IL"/>
        </w:rPr>
        <w:t>מטוטלת כפולה היא מערכת כאוטית, כלומר רגישה מאוד לתנאי התחלה. אפילו שינויים קטנים במיקומים או מהירויות התחלתיים של המטוטלת עלולים להוביל למסלולים שונים לחלוטין. התנהגות כאוטית זו נובעת מהאינטראקציות המורכבות והלא לינאריות בין שני זרועות המטוטלת. קירוב הזוויות הקטנות מניח שהסטיות מהאנך קטנות ושהמערכת מתנהגת בצורה לינארית — מה שאינו נכון עבור מטוטלת כפולה</w:t>
      </w:r>
      <w:r w:rsidRPr="007A21BD">
        <w:rPr>
          <w:sz w:val="28"/>
          <w:szCs w:val="28"/>
          <w:lang w:bidi="he-IL"/>
        </w:rPr>
        <w:t>.</w:t>
      </w:r>
    </w:p>
    <w:p w14:paraId="0407B72B" w14:textId="100AFD7D" w:rsidR="007A21BD" w:rsidRDefault="007A21BD" w:rsidP="007A21BD">
      <w:pPr>
        <w:numPr>
          <w:ilvl w:val="0"/>
          <w:numId w:val="4"/>
        </w:numPr>
        <w:bidi/>
        <w:rPr>
          <w:sz w:val="28"/>
          <w:szCs w:val="28"/>
          <w:lang w:bidi="he-IL"/>
        </w:rPr>
      </w:pPr>
      <w:r w:rsidRPr="007A21BD">
        <w:rPr>
          <w:b/>
          <w:bCs/>
          <w:sz w:val="28"/>
          <w:szCs w:val="28"/>
          <w:rtl/>
          <w:lang w:bidi="he-IL"/>
        </w:rPr>
        <w:t>דינמיקה מורכבת</w:t>
      </w:r>
      <w:r w:rsidRPr="007A21BD">
        <w:rPr>
          <w:sz w:val="28"/>
          <w:szCs w:val="28"/>
          <w:lang w:bidi="he-IL"/>
        </w:rPr>
        <w:t xml:space="preserve">: </w:t>
      </w:r>
      <w:r w:rsidRPr="007A21BD">
        <w:rPr>
          <w:sz w:val="28"/>
          <w:szCs w:val="28"/>
          <w:rtl/>
          <w:lang w:bidi="he-IL"/>
        </w:rPr>
        <w:t>התנועה של מטוטלת כפולה כוללת מספר משוואות דיפרנציאליות מצומדות, שקשה מאוד לפתור בצורה אנליטית. משוואות אלו אינן ניתנות לפישוט בקלות לקירוב לינארי, כמו במקרה של מטוטלת פשוטה</w:t>
      </w:r>
      <w:r w:rsidRPr="007A21BD">
        <w:rPr>
          <w:sz w:val="28"/>
          <w:szCs w:val="28"/>
          <w:lang w:bidi="he-IL"/>
        </w:rPr>
        <w:t>.</w:t>
      </w:r>
    </w:p>
    <w:p w14:paraId="4C2FA4C4" w14:textId="3245B257" w:rsidR="009B3948" w:rsidRDefault="005C2455" w:rsidP="005C2455">
      <w:pPr>
        <w:bidi/>
        <w:rPr>
          <w:rFonts w:eastAsiaTheme="minorEastAsia"/>
          <w:iCs/>
          <w:sz w:val="28"/>
          <w:szCs w:val="28"/>
          <w:lang w:bidi="he-IL"/>
        </w:rPr>
      </w:pPr>
      <w:r w:rsidRPr="005C2455">
        <w:rPr>
          <w:sz w:val="28"/>
          <w:szCs w:val="28"/>
          <w:rtl/>
          <w:lang w:bidi="he-IL"/>
        </w:rPr>
        <w:t>אלה הן המשוואות עבור</w:t>
      </w:r>
      <w:r w:rsidRPr="006D015E">
        <w:rPr>
          <w:rtl/>
          <w:lang w:bidi="he-IL"/>
        </w:rPr>
        <w:t xml:space="preserve"> </w:t>
      </w:r>
      <m:oMath>
        <m:acc>
          <m:accPr>
            <m:chr m:val="̈"/>
            <m:ctrlPr>
              <w:rPr>
                <w:rFonts w:ascii="Cambria Math" w:eastAsiaTheme="minorEastAsia" w:hAnsi="Cambria Math"/>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ctrlPr>
                  <w:rPr>
                    <w:rFonts w:ascii="Cambria Math" w:eastAsiaTheme="minorEastAsia" w:hAnsi="Cambria Math"/>
                    <w:sz w:val="28"/>
                    <w:szCs w:val="28"/>
                    <w:lang w:bidi="he-IL"/>
                  </w:rPr>
                </m:ctrlPr>
              </m:e>
              <m:sub>
                <m:r>
                  <w:rPr>
                    <w:rFonts w:ascii="Cambria Math" w:eastAsiaTheme="minorEastAsia" w:hAnsi="Cambria Math"/>
                    <w:sz w:val="28"/>
                    <w:szCs w:val="28"/>
                    <w:lang w:bidi="he-IL"/>
                  </w:rPr>
                  <m:t>1</m:t>
                </m:r>
              </m:sub>
            </m:sSub>
          </m:e>
        </m:acc>
      </m:oMath>
      <w:r w:rsidR="006D015E" w:rsidRPr="006D015E">
        <w:rPr>
          <w:rFonts w:eastAsiaTheme="minorEastAsia"/>
          <w:sz w:val="28"/>
          <w:szCs w:val="28"/>
          <w:lang w:bidi="he-IL"/>
        </w:rPr>
        <w:t xml:space="preserve"> </w:t>
      </w:r>
      <w:r w:rsidR="006D015E">
        <w:rPr>
          <w:rFonts w:eastAsiaTheme="minorEastAsia" w:hint="cs"/>
          <w:sz w:val="28"/>
          <w:szCs w:val="28"/>
          <w:rtl/>
          <w:lang w:bidi="he-IL"/>
        </w:rPr>
        <w:t xml:space="preserve"> ו </w:t>
      </w:r>
      <w:r w:rsidR="006D015E" w:rsidRPr="006D015E">
        <w:rPr>
          <w:rFonts w:eastAsiaTheme="minorEastAsia"/>
          <w:sz w:val="28"/>
          <w:szCs w:val="28"/>
          <w:lang w:bidi="he-IL"/>
        </w:rPr>
        <w:t xml:space="preserve"> </w:t>
      </w:r>
      <m:oMath>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oMath>
      <w:r w:rsidRPr="005C2455">
        <w:rPr>
          <w:sz w:val="28"/>
          <w:szCs w:val="28"/>
          <w:rtl/>
          <w:lang w:bidi="he-IL"/>
        </w:rPr>
        <w:t>כדי שנוכל לפתור את זה באופן נומרי</w:t>
      </w:r>
      <w:r w:rsidR="009B3948">
        <w:rPr>
          <w:rFonts w:eastAsiaTheme="minorEastAsia"/>
          <w:i/>
          <w:sz w:val="28"/>
          <w:szCs w:val="28"/>
          <w:lang w:bidi="he-IL"/>
        </w:rPr>
        <w:t>:</w:t>
      </w:r>
      <w:r>
        <w:rPr>
          <w:rFonts w:eastAsiaTheme="minorEastAsia"/>
          <w:iCs/>
          <w:sz w:val="28"/>
          <w:szCs w:val="28"/>
          <w:lang w:bidi="he-IL"/>
        </w:rPr>
        <w:t xml:space="preserve">[2] </w:t>
      </w:r>
    </w:p>
    <w:p w14:paraId="6896C9E4" w14:textId="77777777" w:rsidR="005C2455" w:rsidRPr="006D015E" w:rsidRDefault="005C2455" w:rsidP="005C2455">
      <w:pPr>
        <w:bidi/>
        <w:rPr>
          <w:rFonts w:eastAsiaTheme="minorEastAsia"/>
          <w:iCs/>
          <w:sz w:val="28"/>
          <w:szCs w:val="28"/>
          <w:lang w:bidi="he-IL"/>
        </w:rPr>
      </w:pPr>
    </w:p>
    <w:p w14:paraId="1E121639" w14:textId="49C1F21B" w:rsidR="005C2455" w:rsidRDefault="00000000" w:rsidP="005C2455">
      <w:pPr>
        <w:bidi/>
        <w:rPr>
          <w:rFonts w:eastAsiaTheme="minorEastAsia"/>
          <w:i/>
          <w:sz w:val="28"/>
          <w:szCs w:val="28"/>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m:oMathPara>
    </w:p>
    <w:p w14:paraId="7DFD4B9E" w14:textId="4D3B968D" w:rsidR="00634B98" w:rsidRDefault="00634B98" w:rsidP="00623BEE">
      <w:pPr>
        <w:bidi/>
        <w:rPr>
          <w:rFonts w:eastAsiaTheme="minorEastAsia"/>
          <w:i/>
          <w:sz w:val="20"/>
          <w:szCs w:val="20"/>
          <w:lang w:bidi="he-IL"/>
        </w:rPr>
      </w:pPr>
    </w:p>
    <w:commentRangeStart w:id="3"/>
    <w:p w14:paraId="300933D0" w14:textId="28AFB914" w:rsidR="00634B98" w:rsidRPr="00634B98" w:rsidRDefault="00000000" w:rsidP="00634B98">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w:commentRangeEnd w:id="3"/>
          <m:r>
            <w:rPr>
              <w:rStyle w:val="CommentReference"/>
              <w:rFonts w:ascii="Cambria Math" w:eastAsiaTheme="minorEastAsia" w:hAnsi="Cambria Math"/>
              <w:i/>
              <w:sz w:val="20"/>
              <w:szCs w:val="20"/>
              <w:vertAlign w:val="superscript"/>
              <w:lang w:bidi="he-IL"/>
            </w:rPr>
            <w:commentReference w:id="3"/>
          </m:r>
          <m:r>
            <w:rPr>
              <w:rStyle w:val="FootnoteReference"/>
              <w:rFonts w:ascii="Cambria Math" w:eastAsiaTheme="minorEastAsia" w:hAnsi="Cambria Math"/>
              <w:i/>
              <w:sz w:val="20"/>
              <w:szCs w:val="20"/>
              <w:lang w:bidi="he-IL"/>
            </w:rPr>
            <w:footnoteReference w:id="2"/>
          </m:r>
        </m:oMath>
      </m:oMathPara>
    </w:p>
    <w:p w14:paraId="4DA71C71" w14:textId="77777777" w:rsidR="005C2455" w:rsidRDefault="00623BEE" w:rsidP="00634B98">
      <w:pPr>
        <w:bidi/>
        <w:rPr>
          <w:rFonts w:eastAsiaTheme="minorEastAsia"/>
          <w:i/>
          <w:sz w:val="20"/>
          <w:szCs w:val="20"/>
          <w:lang w:bidi="he-IL"/>
        </w:rPr>
      </w:pP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commentRangeStart w:id="4"/>
      <w:r>
        <w:rPr>
          <w:rFonts w:eastAsiaTheme="minorEastAsia"/>
          <w:i/>
          <w:sz w:val="20"/>
          <w:szCs w:val="20"/>
          <w:lang w:bidi="he-IL"/>
        </w:rPr>
        <w:br/>
      </w:r>
      <w:r>
        <w:rPr>
          <w:rFonts w:eastAsiaTheme="minorEastAsia"/>
          <w:i/>
          <w:sz w:val="20"/>
          <w:szCs w:val="20"/>
          <w:lang w:bidi="he-IL"/>
        </w:rPr>
        <w:br/>
      </w:r>
      <w:commentRangeEnd w:id="4"/>
      <w:r w:rsidR="0091663F">
        <w:rPr>
          <w:rStyle w:val="CommentReference"/>
          <w:rFonts w:eastAsiaTheme="minorEastAsia"/>
          <w:i/>
          <w:sz w:val="20"/>
          <w:szCs w:val="20"/>
          <w:lang w:bidi="he-IL"/>
        </w:rPr>
        <w:commentReference w:id="4"/>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p>
    <w:p w14:paraId="4FED01C3" w14:textId="77777777" w:rsidR="00837587" w:rsidRDefault="00623BEE" w:rsidP="005C2455">
      <w:pPr>
        <w:bidi/>
        <w:rPr>
          <w:rFonts w:eastAsiaTheme="minorEastAsia"/>
          <w:i/>
          <w:sz w:val="20"/>
          <w:szCs w:val="20"/>
          <w:rtl/>
          <w:lang w:bidi="he-IL"/>
        </w:rPr>
      </w:pPr>
      <w:r>
        <w:rPr>
          <w:rFonts w:eastAsiaTheme="minorEastAsia"/>
          <w:i/>
          <w:sz w:val="20"/>
          <w:szCs w:val="20"/>
          <w:lang w:bidi="he-IL"/>
        </w:rPr>
        <w:br/>
      </w:r>
    </w:p>
    <w:p w14:paraId="48A335DE" w14:textId="16AEEDFF" w:rsidR="00634B98" w:rsidRDefault="00623BEE" w:rsidP="00837587">
      <w:pPr>
        <w:bidi/>
        <w:rPr>
          <w:rFonts w:eastAsiaTheme="minorEastAsia"/>
          <w:i/>
          <w:sz w:val="20"/>
          <w:szCs w:val="20"/>
          <w:lang w:bidi="he-IL"/>
        </w:rPr>
      </w:pPr>
      <w:r>
        <w:rPr>
          <w:rFonts w:eastAsiaTheme="minorEastAsia"/>
          <w:i/>
          <w:sz w:val="20"/>
          <w:szCs w:val="20"/>
          <w:lang w:bidi="he-IL"/>
        </w:rPr>
        <w:br/>
      </w:r>
    </w:p>
    <w:p w14:paraId="19F5C424" w14:textId="34A7F2ED" w:rsidR="00A4310B" w:rsidRDefault="008C459A" w:rsidP="003C01D6">
      <w:pPr>
        <w:bidi/>
        <w:rPr>
          <w:b/>
          <w:bCs/>
          <w:sz w:val="40"/>
          <w:szCs w:val="40"/>
          <w:u w:val="single"/>
          <w:lang w:bidi="he-IL"/>
        </w:rPr>
      </w:pPr>
      <w:r w:rsidRPr="008C459A">
        <w:rPr>
          <w:b/>
          <w:bCs/>
          <w:sz w:val="40"/>
          <w:szCs w:val="40"/>
          <w:u w:val="single"/>
          <w:rtl/>
          <w:lang w:bidi="he-IL"/>
        </w:rPr>
        <w:lastRenderedPageBreak/>
        <w:t>שאלת החקר</w:t>
      </w:r>
    </w:p>
    <w:p w14:paraId="40AC2E86" w14:textId="1A6962C8" w:rsidR="005C2455" w:rsidRDefault="002F44CD" w:rsidP="002F44CD">
      <w:pPr>
        <w:bidi/>
        <w:rPr>
          <w:rFonts w:cs="Arial"/>
          <w:sz w:val="28"/>
          <w:szCs w:val="28"/>
          <w:lang w:bidi="he-IL"/>
        </w:rPr>
      </w:pPr>
      <w:r w:rsidRPr="002F44CD">
        <w:rPr>
          <w:rFonts w:cs="Arial"/>
          <w:sz w:val="28"/>
          <w:szCs w:val="28"/>
          <w:rtl/>
          <w:lang w:bidi="he-IL"/>
        </w:rPr>
        <w:t>באילו ערכים של זוויות התחלתיות מופיעה תנועה כאוטית במערכת, כך ששינויים זעירים בזוויות אלו גורמים להתנהגות בלתי סדירה ובלתי ניתנת לחיזוי מדויק לאורך זמן</w:t>
      </w:r>
      <w:r w:rsidRPr="002F44CD">
        <w:rPr>
          <w:rFonts w:cs="Arial"/>
          <w:sz w:val="28"/>
          <w:szCs w:val="28"/>
          <w:lang w:bidi="he-IL"/>
        </w:rPr>
        <w:t>?</w:t>
      </w:r>
    </w:p>
    <w:p w14:paraId="40DD1877" w14:textId="3C3C2C5A" w:rsidR="00DE2DD6" w:rsidRPr="00A76782" w:rsidRDefault="004E300D" w:rsidP="00A76782">
      <w:pPr>
        <w:bidi/>
        <w:rPr>
          <w:rFonts w:cs="Arial"/>
          <w:b/>
          <w:bCs/>
          <w:sz w:val="40"/>
          <w:szCs w:val="40"/>
          <w:u w:val="single"/>
          <w:lang w:bidi="he-IL"/>
        </w:rPr>
      </w:pPr>
      <w:r>
        <w:rPr>
          <w:rFonts w:cs="Arial"/>
          <w:sz w:val="28"/>
          <w:szCs w:val="28"/>
          <w:lang w:bidi="he-IL"/>
        </w:rPr>
        <w:br w:type="page"/>
      </w:r>
      <w:r w:rsidR="00DE2DD6">
        <w:rPr>
          <w:rFonts w:cs="Arial"/>
          <w:sz w:val="28"/>
          <w:szCs w:val="28"/>
          <w:lang w:bidi="he-IL"/>
        </w:rPr>
        <w:lastRenderedPageBreak/>
        <w:t xml:space="preserve"> </w:t>
      </w:r>
      <w:r w:rsidR="00A76782" w:rsidRPr="00A76782">
        <w:rPr>
          <w:rFonts w:cs="Arial"/>
          <w:b/>
          <w:bCs/>
          <w:sz w:val="40"/>
          <w:szCs w:val="40"/>
          <w:u w:val="single"/>
          <w:rtl/>
          <w:lang w:bidi="he-IL"/>
        </w:rPr>
        <w:t>תיאור הקוד</w:t>
      </w:r>
    </w:p>
    <w:p w14:paraId="1A852C54" w14:textId="5E164E4F" w:rsidR="00DE2DD6" w:rsidRPr="00DE2DD6" w:rsidRDefault="00DE2DD6" w:rsidP="00DE2DD6">
      <w:pPr>
        <w:bidi/>
        <w:rPr>
          <w:rFonts w:cs="Arial"/>
          <w:sz w:val="28"/>
          <w:szCs w:val="28"/>
          <w:lang w:bidi="he-IL"/>
        </w:rPr>
      </w:pPr>
      <w:r>
        <w:rPr>
          <w:rFonts w:cs="Arial"/>
          <w:b/>
          <w:bCs/>
          <w:sz w:val="28"/>
          <w:szCs w:val="28"/>
          <w:lang w:bidi="he-IL"/>
        </w:rPr>
        <w:t xml:space="preserve"> (1</w:t>
      </w:r>
      <w:r w:rsidRPr="00DE2DD6">
        <w:rPr>
          <w:rFonts w:cs="Arial"/>
          <w:b/>
          <w:bCs/>
          <w:sz w:val="28"/>
          <w:szCs w:val="28"/>
          <w:rtl/>
          <w:lang w:bidi="he-IL"/>
        </w:rPr>
        <w:t>אתחול וקליטת קלט</w:t>
      </w:r>
      <w:r w:rsidRPr="00DE2DD6">
        <w:rPr>
          <w:rFonts w:cs="Arial"/>
          <w:b/>
          <w:bCs/>
          <w:sz w:val="28"/>
          <w:szCs w:val="28"/>
          <w:lang w:bidi="he-IL"/>
        </w:rPr>
        <w:t>:</w:t>
      </w:r>
    </w:p>
    <w:p w14:paraId="020256A1" w14:textId="77777777" w:rsidR="00DE2DD6" w:rsidRPr="00DE2DD6" w:rsidRDefault="00DE2DD6" w:rsidP="00DE2DD6">
      <w:pPr>
        <w:numPr>
          <w:ilvl w:val="0"/>
          <w:numId w:val="5"/>
        </w:numPr>
        <w:bidi/>
        <w:rPr>
          <w:rFonts w:cs="Arial"/>
          <w:sz w:val="28"/>
          <w:szCs w:val="28"/>
          <w:lang w:bidi="he-IL"/>
        </w:rPr>
      </w:pPr>
      <w:r w:rsidRPr="00DE2DD6">
        <w:rPr>
          <w:rFonts w:cs="Arial"/>
          <w:sz w:val="28"/>
          <w:szCs w:val="28"/>
          <w:rtl/>
          <w:lang w:bidi="he-IL"/>
        </w:rPr>
        <w:t>בקוד הזה אין קלט ישיר מהמשתמש (כמו</w:t>
      </w:r>
      <w:r w:rsidRPr="00DE2DD6">
        <w:rPr>
          <w:rFonts w:cs="Arial"/>
          <w:sz w:val="28"/>
          <w:szCs w:val="28"/>
          <w:rtl/>
        </w:rPr>
        <w:t xml:space="preserve"> </w:t>
      </w:r>
      <w:r w:rsidRPr="00DE2DD6">
        <w:rPr>
          <w:rFonts w:cs="Arial"/>
          <w:sz w:val="28"/>
          <w:szCs w:val="28"/>
          <w:lang w:bidi="he-IL"/>
        </w:rPr>
        <w:t xml:space="preserve">input()), </w:t>
      </w:r>
      <w:r w:rsidRPr="00DE2DD6">
        <w:rPr>
          <w:rFonts w:cs="Arial"/>
          <w:sz w:val="28"/>
          <w:szCs w:val="28"/>
          <w:rtl/>
          <w:lang w:bidi="he-IL"/>
        </w:rPr>
        <w:t>אלא ההגדרות נעשות ישירות בקוד</w:t>
      </w:r>
      <w:r w:rsidRPr="00DE2DD6">
        <w:rPr>
          <w:rFonts w:cs="Arial"/>
          <w:sz w:val="28"/>
          <w:szCs w:val="28"/>
          <w:lang w:bidi="he-IL"/>
        </w:rPr>
        <w:t>:</w:t>
      </w:r>
    </w:p>
    <w:p w14:paraId="1B6EAD95" w14:textId="77777777" w:rsidR="00DE2DD6" w:rsidRPr="00DE2DD6" w:rsidRDefault="00DE2DD6" w:rsidP="00DE2DD6">
      <w:pPr>
        <w:bidi/>
        <w:rPr>
          <w:rFonts w:cs="Arial"/>
          <w:sz w:val="28"/>
          <w:szCs w:val="28"/>
          <w:lang w:bidi="he-IL"/>
        </w:rPr>
      </w:pPr>
      <w:r w:rsidRPr="00DE2DD6">
        <w:rPr>
          <w:rFonts w:cs="Arial"/>
          <w:sz w:val="28"/>
          <w:szCs w:val="28"/>
          <w:lang w:bidi="he-IL"/>
        </w:rPr>
        <w:t>g = 9.81</w:t>
      </w:r>
    </w:p>
    <w:p w14:paraId="0005E149" w14:textId="77777777" w:rsidR="00DE2DD6" w:rsidRPr="00DE2DD6" w:rsidRDefault="00DE2DD6" w:rsidP="00DE2DD6">
      <w:pPr>
        <w:bidi/>
        <w:rPr>
          <w:rFonts w:cs="Arial"/>
          <w:sz w:val="28"/>
          <w:szCs w:val="28"/>
          <w:lang w:bidi="he-IL"/>
        </w:rPr>
      </w:pPr>
      <w:r w:rsidRPr="00DE2DD6">
        <w:rPr>
          <w:rFonts w:cs="Arial"/>
          <w:sz w:val="28"/>
          <w:szCs w:val="28"/>
          <w:lang w:bidi="he-IL"/>
        </w:rPr>
        <w:t>M1 = M2 = 1.0</w:t>
      </w:r>
    </w:p>
    <w:p w14:paraId="7CA04AD0" w14:textId="77777777" w:rsidR="00DE2DD6" w:rsidRPr="00DE2DD6" w:rsidRDefault="00DE2DD6" w:rsidP="00DE2DD6">
      <w:pPr>
        <w:bidi/>
        <w:rPr>
          <w:rFonts w:cs="Arial"/>
          <w:sz w:val="28"/>
          <w:szCs w:val="28"/>
          <w:lang w:bidi="he-IL"/>
        </w:rPr>
      </w:pPr>
      <w:r w:rsidRPr="00DE2DD6">
        <w:rPr>
          <w:rFonts w:cs="Arial"/>
          <w:sz w:val="28"/>
          <w:szCs w:val="28"/>
          <w:lang w:bidi="he-IL"/>
        </w:rPr>
        <w:t>L1 = L2 = 1.0</w:t>
      </w:r>
    </w:p>
    <w:p w14:paraId="2C630E98" w14:textId="77777777" w:rsidR="00DE2DD6" w:rsidRPr="00DE2DD6" w:rsidRDefault="00DE2DD6" w:rsidP="00DE2DD6">
      <w:pPr>
        <w:numPr>
          <w:ilvl w:val="0"/>
          <w:numId w:val="6"/>
        </w:numPr>
        <w:bidi/>
        <w:rPr>
          <w:rFonts w:cs="Arial"/>
          <w:sz w:val="28"/>
          <w:szCs w:val="28"/>
          <w:lang w:bidi="he-IL"/>
        </w:rPr>
      </w:pPr>
      <w:r w:rsidRPr="00DE2DD6">
        <w:rPr>
          <w:rFonts w:cs="Arial"/>
          <w:b/>
          <w:bCs/>
          <w:sz w:val="28"/>
          <w:szCs w:val="28"/>
          <w:rtl/>
          <w:lang w:bidi="he-IL"/>
        </w:rPr>
        <w:t>המשתנים הפיזיקליים שהוגדרו</w:t>
      </w:r>
      <w:r w:rsidRPr="00DE2DD6">
        <w:rPr>
          <w:rFonts w:cs="Arial"/>
          <w:b/>
          <w:bCs/>
          <w:sz w:val="28"/>
          <w:szCs w:val="28"/>
          <w:lang w:bidi="he-IL"/>
        </w:rPr>
        <w:t>:</w:t>
      </w:r>
    </w:p>
    <w:p w14:paraId="6F339663" w14:textId="77777777" w:rsidR="00DE2DD6" w:rsidRPr="00DE2DD6" w:rsidRDefault="00DE2DD6" w:rsidP="00DE2DD6">
      <w:pPr>
        <w:numPr>
          <w:ilvl w:val="1"/>
          <w:numId w:val="6"/>
        </w:numPr>
        <w:bidi/>
        <w:rPr>
          <w:rFonts w:cs="Arial"/>
          <w:sz w:val="28"/>
          <w:szCs w:val="28"/>
          <w:lang w:bidi="he-IL"/>
        </w:rPr>
      </w:pPr>
      <w:r w:rsidRPr="00DE2DD6">
        <w:rPr>
          <w:rFonts w:cs="Arial"/>
          <w:sz w:val="28"/>
          <w:szCs w:val="28"/>
          <w:lang w:bidi="he-IL"/>
        </w:rPr>
        <w:t xml:space="preserve">g: </w:t>
      </w:r>
      <w:r w:rsidRPr="00DE2DD6">
        <w:rPr>
          <w:rFonts w:cs="Arial"/>
          <w:sz w:val="28"/>
          <w:szCs w:val="28"/>
          <w:rtl/>
          <w:lang w:bidi="he-IL"/>
        </w:rPr>
        <w:t>תאוצת הכבידה</w:t>
      </w:r>
      <w:r w:rsidRPr="00DE2DD6">
        <w:rPr>
          <w:rFonts w:cs="Arial"/>
          <w:sz w:val="28"/>
          <w:szCs w:val="28"/>
          <w:lang w:bidi="he-IL"/>
        </w:rPr>
        <w:t>.</w:t>
      </w:r>
    </w:p>
    <w:p w14:paraId="291D4482" w14:textId="77777777" w:rsidR="00DE2DD6" w:rsidRPr="00DE2DD6" w:rsidRDefault="00DE2DD6" w:rsidP="00DE2DD6">
      <w:pPr>
        <w:numPr>
          <w:ilvl w:val="1"/>
          <w:numId w:val="6"/>
        </w:numPr>
        <w:bidi/>
        <w:rPr>
          <w:rFonts w:cs="Arial"/>
          <w:sz w:val="28"/>
          <w:szCs w:val="28"/>
          <w:lang w:bidi="he-IL"/>
        </w:rPr>
      </w:pPr>
      <w:r w:rsidRPr="00DE2DD6">
        <w:rPr>
          <w:rFonts w:cs="Arial"/>
          <w:sz w:val="28"/>
          <w:szCs w:val="28"/>
          <w:lang w:bidi="he-IL"/>
        </w:rPr>
        <w:t xml:space="preserve">M1, M2: </w:t>
      </w:r>
      <w:r w:rsidRPr="00DE2DD6">
        <w:rPr>
          <w:rFonts w:cs="Arial"/>
          <w:sz w:val="28"/>
          <w:szCs w:val="28"/>
          <w:rtl/>
          <w:lang w:bidi="he-IL"/>
        </w:rPr>
        <w:t>מסות המטוטלות</w:t>
      </w:r>
      <w:r w:rsidRPr="00DE2DD6">
        <w:rPr>
          <w:rFonts w:cs="Arial"/>
          <w:sz w:val="28"/>
          <w:szCs w:val="28"/>
          <w:lang w:bidi="he-IL"/>
        </w:rPr>
        <w:t>.</w:t>
      </w:r>
    </w:p>
    <w:p w14:paraId="62DA0278" w14:textId="77777777" w:rsidR="00DE2DD6" w:rsidRPr="00DE2DD6" w:rsidRDefault="00DE2DD6" w:rsidP="00DE2DD6">
      <w:pPr>
        <w:numPr>
          <w:ilvl w:val="1"/>
          <w:numId w:val="6"/>
        </w:numPr>
        <w:bidi/>
        <w:rPr>
          <w:rFonts w:cs="Arial"/>
          <w:sz w:val="28"/>
          <w:szCs w:val="28"/>
          <w:lang w:bidi="he-IL"/>
        </w:rPr>
      </w:pPr>
      <w:r w:rsidRPr="00DE2DD6">
        <w:rPr>
          <w:rFonts w:cs="Arial"/>
          <w:sz w:val="28"/>
          <w:szCs w:val="28"/>
          <w:lang w:bidi="he-IL"/>
        </w:rPr>
        <w:t xml:space="preserve">L1, L2: </w:t>
      </w:r>
      <w:r w:rsidRPr="00DE2DD6">
        <w:rPr>
          <w:rFonts w:cs="Arial"/>
          <w:sz w:val="28"/>
          <w:szCs w:val="28"/>
          <w:rtl/>
          <w:lang w:bidi="he-IL"/>
        </w:rPr>
        <w:t>אורכי המטוטלות</w:t>
      </w:r>
      <w:r w:rsidRPr="00DE2DD6">
        <w:rPr>
          <w:rFonts w:cs="Arial"/>
          <w:sz w:val="28"/>
          <w:szCs w:val="28"/>
          <w:lang w:bidi="he-IL"/>
        </w:rPr>
        <w:t>.</w:t>
      </w:r>
    </w:p>
    <w:p w14:paraId="609DAE3A" w14:textId="77777777" w:rsidR="00DE2DD6" w:rsidRPr="00DE2DD6" w:rsidRDefault="00DE2DD6" w:rsidP="00DE2DD6">
      <w:pPr>
        <w:numPr>
          <w:ilvl w:val="0"/>
          <w:numId w:val="6"/>
        </w:numPr>
        <w:bidi/>
        <w:rPr>
          <w:rFonts w:cs="Arial"/>
          <w:sz w:val="28"/>
          <w:szCs w:val="28"/>
          <w:lang w:bidi="he-IL"/>
        </w:rPr>
      </w:pPr>
      <w:r w:rsidRPr="00DE2DD6">
        <w:rPr>
          <w:rFonts w:cs="Arial"/>
          <w:sz w:val="28"/>
          <w:szCs w:val="28"/>
          <w:rtl/>
          <w:lang w:bidi="he-IL"/>
        </w:rPr>
        <w:t>בהמשך גם מוגדרים התנאים ההתחלתיים לכל סימולציה</w:t>
      </w:r>
      <w:r w:rsidRPr="00DE2DD6">
        <w:rPr>
          <w:rFonts w:cs="Arial"/>
          <w:sz w:val="28"/>
          <w:szCs w:val="28"/>
          <w:lang w:bidi="he-IL"/>
        </w:rPr>
        <w:t>:</w:t>
      </w:r>
    </w:p>
    <w:p w14:paraId="3E4C1F17" w14:textId="0E32D562" w:rsidR="00DE2DD6" w:rsidRPr="00DE2DD6" w:rsidRDefault="00DE2DD6" w:rsidP="00DE2DD6">
      <w:pPr>
        <w:bidi/>
        <w:rPr>
          <w:rFonts w:cs="Arial"/>
          <w:sz w:val="28"/>
          <w:szCs w:val="28"/>
          <w:lang w:bidi="he-IL"/>
        </w:rPr>
      </w:pPr>
    </w:p>
    <w:p w14:paraId="0951841C" w14:textId="77777777" w:rsidR="00DE2DD6" w:rsidRPr="00DE2DD6" w:rsidRDefault="00DE2DD6" w:rsidP="00DE2DD6">
      <w:pPr>
        <w:bidi/>
        <w:rPr>
          <w:rFonts w:cs="Arial"/>
          <w:sz w:val="28"/>
          <w:szCs w:val="28"/>
          <w:lang w:bidi="he-IL"/>
        </w:rPr>
      </w:pPr>
      <w:r w:rsidRPr="00DE2DD6">
        <w:rPr>
          <w:rFonts w:cs="Arial"/>
          <w:sz w:val="28"/>
          <w:szCs w:val="28"/>
          <w:lang w:bidi="he-IL"/>
        </w:rPr>
        <w:t>theta_degrees = [...]</w:t>
      </w:r>
    </w:p>
    <w:p w14:paraId="1745D5FB" w14:textId="334A7779" w:rsidR="00DE2DD6" w:rsidRPr="00DE2DD6" w:rsidRDefault="00DE2DD6" w:rsidP="00DE2DD6">
      <w:pPr>
        <w:bidi/>
        <w:rPr>
          <w:rFonts w:cs="Arial"/>
          <w:sz w:val="28"/>
          <w:szCs w:val="28"/>
          <w:lang w:bidi="he-IL"/>
        </w:rPr>
      </w:pPr>
      <w:r w:rsidRPr="00DE2DD6">
        <w:rPr>
          <w:rFonts w:cs="Arial"/>
          <w:sz w:val="28"/>
          <w:szCs w:val="28"/>
          <w:lang w:bidi="he-IL"/>
        </w:rPr>
        <w:t>delta = np.deg2rad(0.1)</w:t>
      </w:r>
    </w:p>
    <w:p w14:paraId="6D2EAD50" w14:textId="77777777" w:rsidR="00DE2DD6" w:rsidRPr="00DE2DD6" w:rsidRDefault="00DE2DD6" w:rsidP="00DE2DD6">
      <w:pPr>
        <w:numPr>
          <w:ilvl w:val="0"/>
          <w:numId w:val="7"/>
        </w:numPr>
        <w:bidi/>
        <w:rPr>
          <w:rFonts w:cs="Arial"/>
          <w:sz w:val="28"/>
          <w:szCs w:val="28"/>
          <w:lang w:bidi="he-IL"/>
        </w:rPr>
      </w:pPr>
      <w:r w:rsidRPr="00DE2DD6">
        <w:rPr>
          <w:rFonts w:cs="Arial"/>
          <w:sz w:val="28"/>
          <w:szCs w:val="28"/>
          <w:rtl/>
          <w:lang w:bidi="he-IL"/>
        </w:rPr>
        <w:t>נבחר טווח של זוויות התחלה עבור המטוטלות (במעלות), ואלו מומרות לרדיאנים כדי</w:t>
      </w:r>
      <w:r w:rsidRPr="00DE2DD6">
        <w:rPr>
          <w:rFonts w:cs="Arial"/>
          <w:sz w:val="28"/>
          <w:szCs w:val="28"/>
          <w:rtl/>
        </w:rPr>
        <w:t xml:space="preserve"> </w:t>
      </w:r>
      <w:r w:rsidRPr="00DE2DD6">
        <w:rPr>
          <w:rFonts w:cs="Arial"/>
          <w:sz w:val="28"/>
          <w:szCs w:val="28"/>
          <w:rtl/>
          <w:lang w:bidi="he-IL"/>
        </w:rPr>
        <w:t>לשמש בפונקציות טריגונומטריות</w:t>
      </w:r>
      <w:r w:rsidRPr="00DE2DD6">
        <w:rPr>
          <w:rFonts w:cs="Arial"/>
          <w:sz w:val="28"/>
          <w:szCs w:val="28"/>
          <w:lang w:bidi="he-IL"/>
        </w:rPr>
        <w:t>.</w:t>
      </w:r>
    </w:p>
    <w:p w14:paraId="32BBB992" w14:textId="77777777" w:rsidR="00DE2DD6" w:rsidRPr="00DE2DD6" w:rsidRDefault="00DE2DD6" w:rsidP="00DE2DD6">
      <w:pPr>
        <w:numPr>
          <w:ilvl w:val="0"/>
          <w:numId w:val="7"/>
        </w:numPr>
        <w:bidi/>
        <w:rPr>
          <w:rFonts w:cs="Arial"/>
          <w:sz w:val="28"/>
          <w:szCs w:val="28"/>
          <w:lang w:bidi="he-IL"/>
        </w:rPr>
      </w:pPr>
      <w:r w:rsidRPr="00DE2DD6">
        <w:rPr>
          <w:rFonts w:cs="Arial"/>
          <w:sz w:val="28"/>
          <w:szCs w:val="28"/>
          <w:rtl/>
          <w:lang w:bidi="he-IL"/>
        </w:rPr>
        <w:t>נבחר גם הפרש זעיר</w:t>
      </w:r>
      <w:r w:rsidRPr="00DE2DD6">
        <w:rPr>
          <w:rFonts w:cs="Arial"/>
          <w:sz w:val="28"/>
          <w:szCs w:val="28"/>
          <w:rtl/>
        </w:rPr>
        <w:t xml:space="preserve"> </w:t>
      </w:r>
      <w:r w:rsidRPr="00DE2DD6">
        <w:rPr>
          <w:rFonts w:cs="Arial"/>
          <w:sz w:val="28"/>
          <w:szCs w:val="28"/>
          <w:lang w:bidi="he-IL"/>
        </w:rPr>
        <w:t xml:space="preserve">delta </w:t>
      </w:r>
      <w:r w:rsidRPr="00DE2DD6">
        <w:rPr>
          <w:rFonts w:cs="Arial"/>
          <w:sz w:val="28"/>
          <w:szCs w:val="28"/>
          <w:rtl/>
          <w:lang w:bidi="he-IL"/>
        </w:rPr>
        <w:t>לזיהוי תופעות כאוטיות (שינוי התחלתי קטן)</w:t>
      </w:r>
      <w:r w:rsidRPr="00DE2DD6">
        <w:rPr>
          <w:rFonts w:cs="Arial"/>
          <w:sz w:val="28"/>
          <w:szCs w:val="28"/>
          <w:lang w:bidi="he-IL"/>
        </w:rPr>
        <w:t>.</w:t>
      </w:r>
    </w:p>
    <w:p w14:paraId="66CAD1E8" w14:textId="77777777" w:rsidR="00DE2DD6" w:rsidRPr="00DE2DD6" w:rsidRDefault="00000000" w:rsidP="00DE2DD6">
      <w:pPr>
        <w:bidi/>
        <w:rPr>
          <w:rFonts w:cs="Arial"/>
          <w:sz w:val="28"/>
          <w:szCs w:val="28"/>
          <w:lang w:bidi="he-IL"/>
        </w:rPr>
      </w:pPr>
      <w:r>
        <w:rPr>
          <w:rFonts w:cs="Arial"/>
          <w:sz w:val="28"/>
          <w:szCs w:val="28"/>
          <w:lang w:bidi="he-IL"/>
        </w:rPr>
        <w:pict w14:anchorId="591312BD">
          <v:rect id="_x0000_i1025" style="width:0;height:1.5pt" o:hralign="center" o:hrstd="t" o:hr="t" fillcolor="#a0a0a0" stroked="f"/>
        </w:pict>
      </w:r>
    </w:p>
    <w:p w14:paraId="0DE39025" w14:textId="0D147EB4" w:rsidR="00DE2DD6" w:rsidRPr="00DE2DD6" w:rsidRDefault="00DE2DD6" w:rsidP="00DE2DD6">
      <w:pPr>
        <w:bidi/>
        <w:rPr>
          <w:rFonts w:cs="Arial"/>
          <w:b/>
          <w:bCs/>
          <w:sz w:val="28"/>
          <w:szCs w:val="28"/>
          <w:lang w:bidi="he-IL"/>
        </w:rPr>
      </w:pPr>
      <w:r>
        <w:rPr>
          <w:rFonts w:cs="Arial"/>
          <w:b/>
          <w:bCs/>
          <w:sz w:val="28"/>
          <w:szCs w:val="28"/>
          <w:lang w:bidi="he-IL"/>
        </w:rPr>
        <w:t xml:space="preserve"> (</w:t>
      </w:r>
      <w:r w:rsidRPr="00DE2DD6">
        <w:rPr>
          <w:rFonts w:cs="Arial"/>
          <w:b/>
          <w:bCs/>
          <w:sz w:val="28"/>
          <w:szCs w:val="28"/>
          <w:lang w:bidi="he-IL"/>
        </w:rPr>
        <w:t xml:space="preserve">2. </w:t>
      </w:r>
      <w:r w:rsidRPr="00DE2DD6">
        <w:rPr>
          <w:rFonts w:cs="Arial"/>
          <w:b/>
          <w:bCs/>
          <w:sz w:val="28"/>
          <w:szCs w:val="28"/>
          <w:rtl/>
          <w:lang w:bidi="he-IL"/>
        </w:rPr>
        <w:t>פתרון נומרי בשיטת אוילר</w:t>
      </w:r>
      <w:r w:rsidRPr="00DE2DD6">
        <w:rPr>
          <w:rFonts w:cs="Arial"/>
          <w:b/>
          <w:bCs/>
          <w:sz w:val="28"/>
          <w:szCs w:val="28"/>
          <w:lang w:bidi="he-IL"/>
        </w:rPr>
        <w:t>:</w:t>
      </w:r>
    </w:p>
    <w:p w14:paraId="6E1D8D44" w14:textId="77777777" w:rsidR="00DE2DD6" w:rsidRPr="00DE2DD6" w:rsidRDefault="00DE2DD6" w:rsidP="00DE2DD6">
      <w:pPr>
        <w:numPr>
          <w:ilvl w:val="0"/>
          <w:numId w:val="8"/>
        </w:numPr>
        <w:bidi/>
        <w:rPr>
          <w:rFonts w:cs="Arial"/>
          <w:sz w:val="28"/>
          <w:szCs w:val="28"/>
          <w:lang w:bidi="he-IL"/>
        </w:rPr>
      </w:pPr>
      <w:r w:rsidRPr="00DE2DD6">
        <w:rPr>
          <w:rFonts w:cs="Arial"/>
          <w:sz w:val="28"/>
          <w:szCs w:val="28"/>
          <w:rtl/>
          <w:lang w:bidi="he-IL"/>
        </w:rPr>
        <w:t>הפונקציה</w:t>
      </w:r>
      <w:r w:rsidRPr="00DE2DD6">
        <w:rPr>
          <w:rFonts w:cs="Arial"/>
          <w:sz w:val="28"/>
          <w:szCs w:val="28"/>
          <w:rtl/>
        </w:rPr>
        <w:t xml:space="preserve"> </w:t>
      </w:r>
      <w:r w:rsidRPr="00DE2DD6">
        <w:rPr>
          <w:rFonts w:cs="Arial"/>
          <w:sz w:val="28"/>
          <w:szCs w:val="28"/>
          <w:lang w:bidi="he-IL"/>
        </w:rPr>
        <w:t xml:space="preserve">simulate_double_pendulum_euler() </w:t>
      </w:r>
      <w:r w:rsidRPr="00DE2DD6">
        <w:rPr>
          <w:rFonts w:cs="Arial"/>
          <w:sz w:val="28"/>
          <w:szCs w:val="28"/>
          <w:rtl/>
          <w:lang w:bidi="he-IL"/>
        </w:rPr>
        <w:t>אחראית לחישוב תנועת המטוטלת הכפולה בצורה נומרית</w:t>
      </w:r>
      <w:r w:rsidRPr="00DE2DD6">
        <w:rPr>
          <w:rFonts w:cs="Arial"/>
          <w:sz w:val="28"/>
          <w:szCs w:val="28"/>
          <w:lang w:bidi="he-IL"/>
        </w:rPr>
        <w:t>.</w:t>
      </w:r>
    </w:p>
    <w:p w14:paraId="5BD528CA" w14:textId="21784588" w:rsidR="00DE2DD6" w:rsidRPr="00DE2DD6" w:rsidRDefault="00DE2DD6" w:rsidP="00DE2DD6">
      <w:pPr>
        <w:bidi/>
        <w:rPr>
          <w:rFonts w:cs="Arial"/>
          <w:sz w:val="28"/>
          <w:szCs w:val="28"/>
          <w:lang w:bidi="he-IL"/>
        </w:rPr>
      </w:pPr>
    </w:p>
    <w:p w14:paraId="1B8AB9CE" w14:textId="77777777" w:rsidR="00DE2DD6" w:rsidRPr="00DE2DD6" w:rsidRDefault="00DE2DD6" w:rsidP="00DE2DD6">
      <w:pPr>
        <w:bidi/>
        <w:rPr>
          <w:rFonts w:cs="Arial"/>
          <w:sz w:val="28"/>
          <w:szCs w:val="28"/>
          <w:lang w:bidi="he-IL"/>
        </w:rPr>
      </w:pPr>
      <w:r w:rsidRPr="00DE2DD6">
        <w:rPr>
          <w:rFonts w:cs="Arial"/>
          <w:sz w:val="28"/>
          <w:szCs w:val="28"/>
          <w:lang w:bidi="he-IL"/>
        </w:rPr>
        <w:t>def simulate_double_pendulum_euler(...):</w:t>
      </w:r>
    </w:p>
    <w:p w14:paraId="3406E74F" w14:textId="77777777" w:rsidR="00DE2DD6" w:rsidRPr="00DE2DD6" w:rsidRDefault="00DE2DD6" w:rsidP="00DE2DD6">
      <w:pPr>
        <w:numPr>
          <w:ilvl w:val="0"/>
          <w:numId w:val="9"/>
        </w:numPr>
        <w:bidi/>
        <w:rPr>
          <w:rFonts w:cs="Arial"/>
          <w:sz w:val="28"/>
          <w:szCs w:val="28"/>
          <w:lang w:bidi="he-IL"/>
        </w:rPr>
      </w:pPr>
      <w:r w:rsidRPr="00DE2DD6">
        <w:rPr>
          <w:rFonts w:cs="Arial"/>
          <w:sz w:val="28"/>
          <w:szCs w:val="28"/>
          <w:rtl/>
          <w:lang w:bidi="he-IL"/>
        </w:rPr>
        <w:lastRenderedPageBreak/>
        <w:t>משתמשת בשיטת</w:t>
      </w:r>
      <w:r w:rsidRPr="00DE2DD6">
        <w:rPr>
          <w:rFonts w:cs="Arial"/>
          <w:sz w:val="28"/>
          <w:szCs w:val="28"/>
          <w:rtl/>
        </w:rPr>
        <w:t xml:space="preserve"> </w:t>
      </w:r>
      <w:r w:rsidRPr="00DE2DD6">
        <w:rPr>
          <w:rFonts w:cs="Arial"/>
          <w:b/>
          <w:bCs/>
          <w:sz w:val="28"/>
          <w:szCs w:val="28"/>
          <w:rtl/>
          <w:lang w:bidi="he-IL"/>
        </w:rPr>
        <w:t>אוילר</w:t>
      </w:r>
      <w:r w:rsidRPr="00DE2DD6">
        <w:rPr>
          <w:rFonts w:cs="Arial"/>
          <w:sz w:val="28"/>
          <w:szCs w:val="28"/>
          <w:rtl/>
        </w:rPr>
        <w:t xml:space="preserve"> </w:t>
      </w:r>
      <w:r w:rsidRPr="00DE2DD6">
        <w:rPr>
          <w:rFonts w:cs="Arial"/>
          <w:sz w:val="28"/>
          <w:szCs w:val="28"/>
          <w:lang w:bidi="he-IL"/>
        </w:rPr>
        <w:t xml:space="preserve">— </w:t>
      </w:r>
      <w:r w:rsidRPr="00DE2DD6">
        <w:rPr>
          <w:rFonts w:cs="Arial"/>
          <w:sz w:val="28"/>
          <w:szCs w:val="28"/>
          <w:rtl/>
          <w:lang w:bidi="he-IL"/>
        </w:rPr>
        <w:t>שיטה פשוטה לפתרון משוואות דיפרנציאליות על ידי חישוב ההפרש בצעדים קטנים בזמן</w:t>
      </w:r>
      <w:r w:rsidRPr="00DE2DD6">
        <w:rPr>
          <w:rFonts w:cs="Arial"/>
          <w:sz w:val="28"/>
          <w:szCs w:val="28"/>
          <w:lang w:bidi="he-IL"/>
        </w:rPr>
        <w:t>.</w:t>
      </w:r>
    </w:p>
    <w:p w14:paraId="07E48284" w14:textId="77777777" w:rsidR="00DE2DD6" w:rsidRPr="00DE2DD6" w:rsidRDefault="00DE2DD6" w:rsidP="00DE2DD6">
      <w:pPr>
        <w:numPr>
          <w:ilvl w:val="0"/>
          <w:numId w:val="9"/>
        </w:numPr>
        <w:bidi/>
        <w:rPr>
          <w:rFonts w:cs="Arial"/>
          <w:sz w:val="28"/>
          <w:szCs w:val="28"/>
          <w:lang w:bidi="he-IL"/>
        </w:rPr>
      </w:pPr>
      <w:r w:rsidRPr="00DE2DD6">
        <w:rPr>
          <w:rFonts w:cs="Arial"/>
          <w:b/>
          <w:bCs/>
          <w:sz w:val="28"/>
          <w:szCs w:val="28"/>
          <w:rtl/>
          <w:lang w:bidi="he-IL"/>
        </w:rPr>
        <w:t>תהליך הפתרון</w:t>
      </w:r>
      <w:r w:rsidRPr="00DE2DD6">
        <w:rPr>
          <w:rFonts w:cs="Arial"/>
          <w:b/>
          <w:bCs/>
          <w:sz w:val="28"/>
          <w:szCs w:val="28"/>
          <w:lang w:bidi="he-IL"/>
        </w:rPr>
        <w:t>:</w:t>
      </w:r>
    </w:p>
    <w:p w14:paraId="646FB9FF" w14:textId="77777777" w:rsidR="00DE2DD6" w:rsidRPr="00DE2DD6" w:rsidRDefault="00DE2DD6" w:rsidP="00DE2DD6">
      <w:pPr>
        <w:numPr>
          <w:ilvl w:val="1"/>
          <w:numId w:val="9"/>
        </w:numPr>
        <w:bidi/>
        <w:rPr>
          <w:rFonts w:cs="Arial"/>
          <w:sz w:val="28"/>
          <w:szCs w:val="28"/>
          <w:lang w:bidi="he-IL"/>
        </w:rPr>
      </w:pPr>
      <w:r w:rsidRPr="00DE2DD6">
        <w:rPr>
          <w:rFonts w:cs="Arial"/>
          <w:sz w:val="28"/>
          <w:szCs w:val="28"/>
          <w:rtl/>
          <w:lang w:bidi="he-IL"/>
        </w:rPr>
        <w:t>הגדרת מערכים לזוויות ולמהירויות של כל מטוטלת לאורך הזמן</w:t>
      </w:r>
      <w:r w:rsidRPr="00DE2DD6">
        <w:rPr>
          <w:rFonts w:cs="Arial"/>
          <w:sz w:val="28"/>
          <w:szCs w:val="28"/>
          <w:lang w:bidi="he-IL"/>
        </w:rPr>
        <w:t>.</w:t>
      </w:r>
    </w:p>
    <w:p w14:paraId="2D3F66BF" w14:textId="77777777" w:rsidR="00DE2DD6" w:rsidRPr="00DE2DD6" w:rsidRDefault="00DE2DD6" w:rsidP="00DE2DD6">
      <w:pPr>
        <w:numPr>
          <w:ilvl w:val="1"/>
          <w:numId w:val="9"/>
        </w:numPr>
        <w:bidi/>
        <w:rPr>
          <w:rFonts w:cs="Arial"/>
          <w:sz w:val="28"/>
          <w:szCs w:val="28"/>
          <w:lang w:bidi="he-IL"/>
        </w:rPr>
      </w:pPr>
      <w:r w:rsidRPr="00DE2DD6">
        <w:rPr>
          <w:rFonts w:cs="Arial"/>
          <w:sz w:val="28"/>
          <w:szCs w:val="28"/>
          <w:rtl/>
          <w:lang w:bidi="he-IL"/>
        </w:rPr>
        <w:t>עבור כל צעד זמן</w:t>
      </w:r>
      <w:r w:rsidRPr="00DE2DD6">
        <w:rPr>
          <w:rFonts w:cs="Arial"/>
          <w:sz w:val="28"/>
          <w:szCs w:val="28"/>
          <w:lang w:bidi="he-IL"/>
        </w:rPr>
        <w:t>:</w:t>
      </w:r>
    </w:p>
    <w:p w14:paraId="74557192" w14:textId="77777777" w:rsidR="00DE2DD6" w:rsidRPr="00DE2DD6" w:rsidRDefault="00DE2DD6" w:rsidP="00DE2DD6">
      <w:pPr>
        <w:numPr>
          <w:ilvl w:val="2"/>
          <w:numId w:val="9"/>
        </w:numPr>
        <w:bidi/>
        <w:rPr>
          <w:rFonts w:cs="Arial"/>
          <w:sz w:val="28"/>
          <w:szCs w:val="28"/>
          <w:lang w:bidi="he-IL"/>
        </w:rPr>
      </w:pPr>
      <w:r w:rsidRPr="00DE2DD6">
        <w:rPr>
          <w:rFonts w:cs="Arial"/>
          <w:sz w:val="28"/>
          <w:szCs w:val="28"/>
          <w:rtl/>
          <w:lang w:bidi="he-IL"/>
        </w:rPr>
        <w:t>חישוב התאוצות הזוויתיות של שתי המטוטלות (משוואות מורכבות שתלויות בזוויות ובמהירויות)</w:t>
      </w:r>
      <w:r w:rsidRPr="00DE2DD6">
        <w:rPr>
          <w:rFonts w:cs="Arial"/>
          <w:sz w:val="28"/>
          <w:szCs w:val="28"/>
          <w:lang w:bidi="he-IL"/>
        </w:rPr>
        <w:t>.</w:t>
      </w:r>
    </w:p>
    <w:p w14:paraId="0CF2D31F" w14:textId="77777777" w:rsidR="00DE2DD6" w:rsidRPr="00DE2DD6" w:rsidRDefault="00DE2DD6" w:rsidP="00DE2DD6">
      <w:pPr>
        <w:numPr>
          <w:ilvl w:val="2"/>
          <w:numId w:val="9"/>
        </w:numPr>
        <w:bidi/>
        <w:rPr>
          <w:rFonts w:cs="Arial"/>
          <w:sz w:val="28"/>
          <w:szCs w:val="28"/>
          <w:lang w:bidi="he-IL"/>
        </w:rPr>
      </w:pPr>
      <w:r w:rsidRPr="00DE2DD6">
        <w:rPr>
          <w:rFonts w:cs="Arial"/>
          <w:sz w:val="28"/>
          <w:szCs w:val="28"/>
          <w:rtl/>
          <w:lang w:bidi="he-IL"/>
        </w:rPr>
        <w:t>עדכון מהירות על פי התאוצה</w:t>
      </w:r>
      <w:r w:rsidRPr="00DE2DD6">
        <w:rPr>
          <w:rFonts w:cs="Arial"/>
          <w:sz w:val="28"/>
          <w:szCs w:val="28"/>
          <w:lang w:bidi="he-IL"/>
        </w:rPr>
        <w:t>.</w:t>
      </w:r>
    </w:p>
    <w:p w14:paraId="5A9A0116" w14:textId="77777777" w:rsidR="00DE2DD6" w:rsidRPr="00DE2DD6" w:rsidRDefault="00DE2DD6" w:rsidP="00DE2DD6">
      <w:pPr>
        <w:numPr>
          <w:ilvl w:val="2"/>
          <w:numId w:val="9"/>
        </w:numPr>
        <w:bidi/>
        <w:rPr>
          <w:rFonts w:cs="Arial"/>
          <w:sz w:val="28"/>
          <w:szCs w:val="28"/>
          <w:lang w:bidi="he-IL"/>
        </w:rPr>
      </w:pPr>
      <w:r w:rsidRPr="00DE2DD6">
        <w:rPr>
          <w:rFonts w:cs="Arial"/>
          <w:sz w:val="28"/>
          <w:szCs w:val="28"/>
          <w:rtl/>
          <w:lang w:bidi="he-IL"/>
        </w:rPr>
        <w:t>עדכון זווית לפי המהירות</w:t>
      </w:r>
      <w:r w:rsidRPr="00DE2DD6">
        <w:rPr>
          <w:rFonts w:cs="Arial"/>
          <w:sz w:val="28"/>
          <w:szCs w:val="28"/>
          <w:lang w:bidi="he-IL"/>
        </w:rPr>
        <w:t>.</w:t>
      </w:r>
    </w:p>
    <w:p w14:paraId="61288501" w14:textId="77777777" w:rsidR="00DE2DD6" w:rsidRPr="00DE2DD6" w:rsidRDefault="00DE2DD6" w:rsidP="00DE2DD6">
      <w:pPr>
        <w:numPr>
          <w:ilvl w:val="2"/>
          <w:numId w:val="9"/>
        </w:numPr>
        <w:bidi/>
        <w:rPr>
          <w:rFonts w:cs="Arial"/>
          <w:sz w:val="28"/>
          <w:szCs w:val="28"/>
          <w:lang w:bidi="he-IL"/>
        </w:rPr>
      </w:pPr>
      <w:r w:rsidRPr="00DE2DD6">
        <w:rPr>
          <w:rFonts w:cs="Arial"/>
          <w:sz w:val="28"/>
          <w:szCs w:val="28"/>
          <w:rtl/>
          <w:lang w:bidi="he-IL"/>
        </w:rPr>
        <w:t>שמירת הערכים</w:t>
      </w:r>
      <w:r w:rsidRPr="00DE2DD6">
        <w:rPr>
          <w:rFonts w:cs="Arial"/>
          <w:sz w:val="28"/>
          <w:szCs w:val="28"/>
          <w:lang w:bidi="he-IL"/>
        </w:rPr>
        <w:t>.</w:t>
      </w:r>
    </w:p>
    <w:p w14:paraId="454D147C" w14:textId="77777777" w:rsidR="00DE2DD6" w:rsidRPr="00DE2DD6" w:rsidRDefault="00000000" w:rsidP="00DE2DD6">
      <w:pPr>
        <w:bidi/>
        <w:rPr>
          <w:rFonts w:cs="Arial"/>
          <w:sz w:val="28"/>
          <w:szCs w:val="28"/>
          <w:lang w:bidi="he-IL"/>
        </w:rPr>
      </w:pPr>
      <w:r>
        <w:rPr>
          <w:rFonts w:cs="Arial"/>
          <w:sz w:val="28"/>
          <w:szCs w:val="28"/>
          <w:lang w:bidi="he-IL"/>
        </w:rPr>
        <w:pict w14:anchorId="079281AB">
          <v:rect id="_x0000_i1026" style="width:0;height:1.5pt" o:hralign="center" o:hrstd="t" o:hr="t" fillcolor="#a0a0a0" stroked="f"/>
        </w:pict>
      </w:r>
    </w:p>
    <w:p w14:paraId="3917A387" w14:textId="2DA2EE01" w:rsidR="00DE2DD6" w:rsidRPr="00DE2DD6" w:rsidRDefault="00DE2DD6" w:rsidP="00DE2DD6">
      <w:pPr>
        <w:bidi/>
        <w:rPr>
          <w:rFonts w:cs="Arial"/>
          <w:b/>
          <w:bCs/>
          <w:sz w:val="28"/>
          <w:szCs w:val="28"/>
          <w:lang w:bidi="he-IL"/>
        </w:rPr>
      </w:pPr>
      <w:r>
        <w:rPr>
          <w:rFonts w:cs="Arial"/>
          <w:b/>
          <w:bCs/>
          <w:sz w:val="28"/>
          <w:szCs w:val="28"/>
          <w:lang w:bidi="he-IL"/>
        </w:rPr>
        <w:t xml:space="preserve"> (3</w:t>
      </w:r>
      <w:r w:rsidRPr="00DE2DD6">
        <w:rPr>
          <w:rFonts w:cs="Arial"/>
          <w:b/>
          <w:bCs/>
          <w:sz w:val="28"/>
          <w:szCs w:val="28"/>
          <w:lang w:bidi="he-IL"/>
        </w:rPr>
        <w:t xml:space="preserve">. </w:t>
      </w:r>
      <w:r>
        <w:rPr>
          <w:rFonts w:cs="Arial"/>
          <w:b/>
          <w:bCs/>
          <w:sz w:val="28"/>
          <w:szCs w:val="28"/>
          <w:lang w:bidi="he-IL"/>
        </w:rPr>
        <w:t xml:space="preserve"> </w:t>
      </w:r>
      <w:r w:rsidRPr="00DE2DD6">
        <w:rPr>
          <w:rFonts w:cs="Arial"/>
          <w:b/>
          <w:bCs/>
          <w:sz w:val="28"/>
          <w:szCs w:val="28"/>
          <w:rtl/>
          <w:lang w:bidi="he-IL"/>
        </w:rPr>
        <w:t>השוואת פתרונות באמצעות גרפים</w:t>
      </w:r>
      <w:r w:rsidRPr="00DE2DD6">
        <w:rPr>
          <w:rFonts w:cs="Arial"/>
          <w:b/>
          <w:bCs/>
          <w:sz w:val="28"/>
          <w:szCs w:val="28"/>
          <w:lang w:bidi="he-IL"/>
        </w:rPr>
        <w:t>:</w:t>
      </w:r>
    </w:p>
    <w:p w14:paraId="5AE93AA6" w14:textId="7990B242" w:rsidR="00DE2DD6" w:rsidRPr="00DE2DD6" w:rsidRDefault="00DE2DD6" w:rsidP="00DE2DD6">
      <w:pPr>
        <w:numPr>
          <w:ilvl w:val="0"/>
          <w:numId w:val="10"/>
        </w:numPr>
        <w:bidi/>
        <w:rPr>
          <w:rFonts w:cs="Arial"/>
          <w:sz w:val="28"/>
          <w:szCs w:val="28"/>
          <w:lang w:bidi="he-IL"/>
        </w:rPr>
      </w:pPr>
      <w:r w:rsidRPr="00DE2DD6">
        <w:rPr>
          <w:rFonts w:cs="Arial"/>
          <w:sz w:val="28"/>
          <w:szCs w:val="28"/>
          <w:rtl/>
          <w:lang w:bidi="he-IL"/>
        </w:rPr>
        <w:t>לאחר ביצוע כל זוג סימולציות</w:t>
      </w:r>
      <w:r w:rsidRPr="00DE2DD6">
        <w:rPr>
          <w:rFonts w:cs="Arial"/>
          <w:sz w:val="28"/>
          <w:szCs w:val="28"/>
          <w:lang w:bidi="he-IL"/>
        </w:rPr>
        <w:t xml:space="preserve"> Sim A</w:t>
      </w:r>
      <w:r>
        <w:rPr>
          <w:rFonts w:cs="Arial"/>
          <w:sz w:val="28"/>
          <w:szCs w:val="28"/>
          <w:lang w:bidi="he-IL"/>
        </w:rPr>
        <w:t>)</w:t>
      </w:r>
      <w:r w:rsidRPr="00DE2DD6">
        <w:rPr>
          <w:rFonts w:cs="Arial"/>
          <w:sz w:val="28"/>
          <w:szCs w:val="28"/>
          <w:lang w:bidi="he-IL"/>
        </w:rPr>
        <w:t xml:space="preserve"> </w:t>
      </w:r>
      <w:r w:rsidRPr="00DE2DD6">
        <w:rPr>
          <w:rFonts w:cs="Arial"/>
          <w:sz w:val="28"/>
          <w:szCs w:val="28"/>
          <w:rtl/>
          <w:lang w:bidi="he-IL"/>
        </w:rPr>
        <w:t>ו־</w:t>
      </w:r>
      <w:r>
        <w:rPr>
          <w:rFonts w:cs="Arial"/>
          <w:sz w:val="28"/>
          <w:szCs w:val="28"/>
          <w:lang w:bidi="he-IL"/>
        </w:rPr>
        <w:t>(</w:t>
      </w:r>
      <w:r w:rsidRPr="00DE2DD6">
        <w:rPr>
          <w:rFonts w:cs="Arial"/>
          <w:sz w:val="28"/>
          <w:szCs w:val="28"/>
          <w:lang w:bidi="he-IL"/>
        </w:rPr>
        <w:t xml:space="preserve">Sim B </w:t>
      </w:r>
      <w:r w:rsidRPr="00DE2DD6">
        <w:rPr>
          <w:rFonts w:cs="Arial"/>
          <w:sz w:val="28"/>
          <w:szCs w:val="28"/>
          <w:rtl/>
          <w:lang w:bidi="he-IL"/>
        </w:rPr>
        <w:t>עם הבדל זעיר בזווית ההתחלתית, אנו משווים את התוצאות הגרפית</w:t>
      </w:r>
      <w:r w:rsidRPr="00DE2DD6">
        <w:rPr>
          <w:rFonts w:cs="Arial"/>
          <w:sz w:val="28"/>
          <w:szCs w:val="28"/>
          <w:lang w:bidi="he-IL"/>
        </w:rPr>
        <w:t>:</w:t>
      </w:r>
    </w:p>
    <w:p w14:paraId="0CBA3862" w14:textId="77777777" w:rsidR="00DE2DD6" w:rsidRPr="00DE2DD6" w:rsidRDefault="00DE2DD6" w:rsidP="00DE2DD6">
      <w:pPr>
        <w:bidi/>
        <w:rPr>
          <w:rFonts w:cs="Arial"/>
          <w:sz w:val="28"/>
          <w:szCs w:val="28"/>
          <w:lang w:bidi="he-IL"/>
        </w:rPr>
      </w:pPr>
      <w:r w:rsidRPr="00DE2DD6">
        <w:rPr>
          <w:rFonts w:cs="Arial"/>
          <w:sz w:val="28"/>
          <w:szCs w:val="28"/>
          <w:lang w:bidi="he-IL"/>
        </w:rPr>
        <w:t>fig, axs = plt.subplots(...)</w:t>
      </w:r>
    </w:p>
    <w:p w14:paraId="5F11B156" w14:textId="77777777" w:rsidR="00DE2DD6" w:rsidRPr="00DE2DD6" w:rsidRDefault="00DE2DD6" w:rsidP="00DE2DD6">
      <w:pPr>
        <w:bidi/>
        <w:rPr>
          <w:rFonts w:cs="Arial"/>
          <w:sz w:val="28"/>
          <w:szCs w:val="28"/>
          <w:lang w:bidi="he-IL"/>
        </w:rPr>
      </w:pPr>
      <w:r w:rsidRPr="00DE2DD6">
        <w:rPr>
          <w:rFonts w:cs="Arial"/>
          <w:sz w:val="28"/>
          <w:szCs w:val="28"/>
          <w:lang w:bidi="he-IL"/>
        </w:rPr>
        <w:t>...</w:t>
      </w:r>
    </w:p>
    <w:p w14:paraId="44CD10C0" w14:textId="77777777" w:rsidR="00DE2DD6" w:rsidRPr="00DE2DD6" w:rsidRDefault="00DE2DD6" w:rsidP="00DE2DD6">
      <w:pPr>
        <w:bidi/>
        <w:rPr>
          <w:rFonts w:cs="Arial"/>
          <w:sz w:val="28"/>
          <w:szCs w:val="28"/>
          <w:lang w:bidi="he-IL"/>
        </w:rPr>
      </w:pPr>
      <w:r w:rsidRPr="00DE2DD6">
        <w:rPr>
          <w:rFonts w:cs="Arial"/>
          <w:sz w:val="28"/>
          <w:szCs w:val="28"/>
          <w:lang w:bidi="he-IL"/>
        </w:rPr>
        <w:t>ax.plot(x2_a, y2_a, label='Sim A')</w:t>
      </w:r>
    </w:p>
    <w:p w14:paraId="0A086DCB" w14:textId="77777777" w:rsidR="00DE2DD6" w:rsidRPr="00DE2DD6" w:rsidRDefault="00DE2DD6" w:rsidP="00DE2DD6">
      <w:pPr>
        <w:bidi/>
        <w:rPr>
          <w:rFonts w:cs="Arial"/>
          <w:sz w:val="28"/>
          <w:szCs w:val="28"/>
          <w:lang w:bidi="he-IL"/>
        </w:rPr>
      </w:pPr>
      <w:r w:rsidRPr="00DE2DD6">
        <w:rPr>
          <w:rFonts w:cs="Arial"/>
          <w:sz w:val="28"/>
          <w:szCs w:val="28"/>
          <w:lang w:bidi="he-IL"/>
        </w:rPr>
        <w:t>ax.plot(x2_b, y2_b, label='Sim B')</w:t>
      </w:r>
    </w:p>
    <w:p w14:paraId="0068C8A3" w14:textId="77777777" w:rsidR="00DE2DD6" w:rsidRPr="00DE2DD6" w:rsidRDefault="00DE2DD6" w:rsidP="00DE2DD6">
      <w:pPr>
        <w:numPr>
          <w:ilvl w:val="0"/>
          <w:numId w:val="11"/>
        </w:numPr>
        <w:bidi/>
        <w:rPr>
          <w:rFonts w:cs="Arial"/>
          <w:sz w:val="28"/>
          <w:szCs w:val="28"/>
          <w:lang w:bidi="he-IL"/>
        </w:rPr>
      </w:pPr>
      <w:r w:rsidRPr="00DE2DD6">
        <w:rPr>
          <w:rFonts w:cs="Arial"/>
          <w:b/>
          <w:bCs/>
          <w:sz w:val="28"/>
          <w:szCs w:val="28"/>
          <w:rtl/>
          <w:lang w:bidi="he-IL"/>
        </w:rPr>
        <w:t>מה הגרפים מראים</w:t>
      </w:r>
      <w:r w:rsidRPr="00DE2DD6">
        <w:rPr>
          <w:rFonts w:cs="Arial"/>
          <w:b/>
          <w:bCs/>
          <w:sz w:val="28"/>
          <w:szCs w:val="28"/>
          <w:lang w:bidi="he-IL"/>
        </w:rPr>
        <w:t>?</w:t>
      </w:r>
    </w:p>
    <w:p w14:paraId="4EE5B80E" w14:textId="77777777" w:rsidR="00DE2DD6" w:rsidRPr="00DE2DD6" w:rsidRDefault="00DE2DD6" w:rsidP="00DE2DD6">
      <w:pPr>
        <w:numPr>
          <w:ilvl w:val="1"/>
          <w:numId w:val="11"/>
        </w:numPr>
        <w:bidi/>
        <w:rPr>
          <w:rFonts w:cs="Arial"/>
          <w:sz w:val="28"/>
          <w:szCs w:val="28"/>
          <w:lang w:bidi="he-IL"/>
        </w:rPr>
      </w:pPr>
      <w:r w:rsidRPr="00DE2DD6">
        <w:rPr>
          <w:rFonts w:cs="Arial"/>
          <w:sz w:val="28"/>
          <w:szCs w:val="28"/>
          <w:rtl/>
          <w:lang w:bidi="he-IL"/>
        </w:rPr>
        <w:t>את מסלול קצה המטוטלת השנייה לכל אחת מהסימולציות</w:t>
      </w:r>
      <w:r w:rsidRPr="00DE2DD6">
        <w:rPr>
          <w:rFonts w:cs="Arial"/>
          <w:sz w:val="28"/>
          <w:szCs w:val="28"/>
          <w:lang w:bidi="he-IL"/>
        </w:rPr>
        <w:t>.</w:t>
      </w:r>
    </w:p>
    <w:p w14:paraId="5DD2DCAF" w14:textId="77777777" w:rsidR="00DE2DD6" w:rsidRPr="00DE2DD6" w:rsidRDefault="00DE2DD6" w:rsidP="00DE2DD6">
      <w:pPr>
        <w:numPr>
          <w:ilvl w:val="1"/>
          <w:numId w:val="11"/>
        </w:numPr>
        <w:bidi/>
        <w:rPr>
          <w:rFonts w:cs="Arial"/>
          <w:sz w:val="28"/>
          <w:szCs w:val="28"/>
          <w:lang w:bidi="he-IL"/>
        </w:rPr>
      </w:pPr>
      <w:r w:rsidRPr="00DE2DD6">
        <w:rPr>
          <w:rFonts w:cs="Arial"/>
          <w:sz w:val="28"/>
          <w:szCs w:val="28"/>
          <w:rtl/>
          <w:lang w:bidi="he-IL"/>
        </w:rPr>
        <w:t>אם המסלולים מתפצלים מאוד – זה מצביע על</w:t>
      </w:r>
      <w:r w:rsidRPr="00DE2DD6">
        <w:rPr>
          <w:rFonts w:cs="Arial"/>
          <w:sz w:val="28"/>
          <w:szCs w:val="28"/>
          <w:rtl/>
        </w:rPr>
        <w:t xml:space="preserve"> </w:t>
      </w:r>
      <w:r w:rsidRPr="00DE2DD6">
        <w:rPr>
          <w:rFonts w:cs="Arial"/>
          <w:b/>
          <w:bCs/>
          <w:sz w:val="28"/>
          <w:szCs w:val="28"/>
          <w:rtl/>
          <w:lang w:bidi="he-IL"/>
        </w:rPr>
        <w:t>כאוס</w:t>
      </w:r>
      <w:r w:rsidRPr="00DE2DD6">
        <w:rPr>
          <w:rFonts w:cs="Arial"/>
          <w:sz w:val="28"/>
          <w:szCs w:val="28"/>
          <w:lang w:bidi="he-IL"/>
        </w:rPr>
        <w:t>.</w:t>
      </w:r>
    </w:p>
    <w:p w14:paraId="7D690781" w14:textId="77777777" w:rsidR="00DE2DD6" w:rsidRPr="00DE2DD6" w:rsidRDefault="00DE2DD6" w:rsidP="00DE2DD6">
      <w:pPr>
        <w:numPr>
          <w:ilvl w:val="0"/>
          <w:numId w:val="11"/>
        </w:numPr>
        <w:bidi/>
        <w:rPr>
          <w:rFonts w:cs="Arial"/>
          <w:sz w:val="28"/>
          <w:szCs w:val="28"/>
          <w:lang w:bidi="he-IL"/>
        </w:rPr>
      </w:pPr>
      <w:r w:rsidRPr="00DE2DD6">
        <w:rPr>
          <w:rFonts w:cs="Arial"/>
          <w:b/>
          <w:bCs/>
          <w:sz w:val="28"/>
          <w:szCs w:val="28"/>
          <w:rtl/>
          <w:lang w:bidi="he-IL"/>
        </w:rPr>
        <w:t>מדוע חשוב</w:t>
      </w:r>
      <w:r w:rsidRPr="00DE2DD6">
        <w:rPr>
          <w:rFonts w:cs="Arial"/>
          <w:b/>
          <w:bCs/>
          <w:sz w:val="28"/>
          <w:szCs w:val="28"/>
          <w:lang w:bidi="he-IL"/>
        </w:rPr>
        <w:t>?</w:t>
      </w:r>
    </w:p>
    <w:p w14:paraId="4151C936" w14:textId="77777777" w:rsidR="00DE2DD6" w:rsidRPr="00DE2DD6" w:rsidRDefault="00DE2DD6" w:rsidP="00DE2DD6">
      <w:pPr>
        <w:numPr>
          <w:ilvl w:val="1"/>
          <w:numId w:val="11"/>
        </w:numPr>
        <w:bidi/>
        <w:rPr>
          <w:rFonts w:cs="Arial"/>
          <w:sz w:val="28"/>
          <w:szCs w:val="28"/>
          <w:lang w:bidi="he-IL"/>
        </w:rPr>
      </w:pPr>
      <w:r w:rsidRPr="00DE2DD6">
        <w:rPr>
          <w:rFonts w:cs="Arial"/>
          <w:sz w:val="28"/>
          <w:szCs w:val="28"/>
          <w:rtl/>
          <w:lang w:bidi="he-IL"/>
        </w:rPr>
        <w:t>הדמיית ההבדלים מאפשרת לראות אם המערכת רגישה לשינויים קטנים בתחילה — עקרון בסיסי של מערכות כאוטיות</w:t>
      </w:r>
      <w:r w:rsidRPr="00DE2DD6">
        <w:rPr>
          <w:rFonts w:cs="Arial"/>
          <w:sz w:val="28"/>
          <w:szCs w:val="28"/>
          <w:lang w:bidi="he-IL"/>
        </w:rPr>
        <w:t>.</w:t>
      </w:r>
    </w:p>
    <w:p w14:paraId="79A10570" w14:textId="77777777" w:rsidR="00DE2DD6" w:rsidRPr="00DE2DD6" w:rsidRDefault="00DE2DD6" w:rsidP="00DE2DD6">
      <w:pPr>
        <w:numPr>
          <w:ilvl w:val="0"/>
          <w:numId w:val="11"/>
        </w:numPr>
        <w:bidi/>
        <w:rPr>
          <w:rFonts w:cs="Arial"/>
          <w:sz w:val="28"/>
          <w:szCs w:val="28"/>
          <w:lang w:bidi="he-IL"/>
        </w:rPr>
      </w:pPr>
      <w:r w:rsidRPr="00DE2DD6">
        <w:rPr>
          <w:rFonts w:cs="Arial"/>
          <w:sz w:val="28"/>
          <w:szCs w:val="28"/>
          <w:rtl/>
          <w:lang w:bidi="he-IL"/>
        </w:rPr>
        <w:lastRenderedPageBreak/>
        <w:t>אם המרחק בין המסלולים עבר את 0.1 מטר</w:t>
      </w:r>
      <w:r w:rsidRPr="00DE2DD6">
        <w:rPr>
          <w:rFonts w:cs="Arial"/>
          <w:sz w:val="28"/>
          <w:szCs w:val="28"/>
          <w:lang w:bidi="he-IL"/>
        </w:rPr>
        <w:t>:</w:t>
      </w:r>
    </w:p>
    <w:p w14:paraId="28F0DC2F" w14:textId="77777777" w:rsidR="00DE2DD6" w:rsidRPr="00DE2DD6" w:rsidRDefault="00DE2DD6" w:rsidP="00DE2DD6">
      <w:pPr>
        <w:bidi/>
        <w:rPr>
          <w:rFonts w:cs="Arial"/>
          <w:sz w:val="28"/>
          <w:szCs w:val="28"/>
          <w:lang w:bidi="he-IL"/>
        </w:rPr>
      </w:pPr>
      <w:r w:rsidRPr="00DE2DD6">
        <w:rPr>
          <w:rFonts w:cs="Arial"/>
          <w:sz w:val="28"/>
          <w:szCs w:val="28"/>
          <w:lang w:bidi="he-IL"/>
        </w:rPr>
        <w:t>dist = np.sqrt(...)</w:t>
      </w:r>
    </w:p>
    <w:p w14:paraId="3B3BACF3" w14:textId="77777777" w:rsidR="00DE2DD6" w:rsidRPr="00DE2DD6" w:rsidRDefault="00DE2DD6" w:rsidP="00DE2DD6">
      <w:pPr>
        <w:bidi/>
        <w:rPr>
          <w:rFonts w:cs="Arial"/>
          <w:sz w:val="28"/>
          <w:szCs w:val="28"/>
          <w:lang w:bidi="he-IL"/>
        </w:rPr>
      </w:pPr>
      <w:r w:rsidRPr="00DE2DD6">
        <w:rPr>
          <w:rFonts w:cs="Arial"/>
          <w:sz w:val="28"/>
          <w:szCs w:val="28"/>
          <w:lang w:bidi="he-IL"/>
        </w:rPr>
        <w:t>separation_indices = np.where(dist &gt; 0.1)[0]</w:t>
      </w:r>
    </w:p>
    <w:p w14:paraId="7B66B0C1" w14:textId="77777777" w:rsidR="00DE2DD6" w:rsidRPr="00DE2DD6" w:rsidRDefault="00DE2DD6" w:rsidP="00DE2DD6">
      <w:pPr>
        <w:numPr>
          <w:ilvl w:val="0"/>
          <w:numId w:val="12"/>
        </w:numPr>
        <w:bidi/>
        <w:rPr>
          <w:rFonts w:cs="Arial"/>
          <w:sz w:val="28"/>
          <w:szCs w:val="28"/>
          <w:lang w:bidi="he-IL"/>
        </w:rPr>
      </w:pPr>
      <w:r w:rsidRPr="00DE2DD6">
        <w:rPr>
          <w:rFonts w:cs="Arial"/>
          <w:sz w:val="28"/>
          <w:szCs w:val="28"/>
          <w:rtl/>
          <w:lang w:bidi="he-IL"/>
        </w:rPr>
        <w:t>נצבע נקודת הפרדה בצבע שחור</w:t>
      </w:r>
      <w:r w:rsidRPr="00DE2DD6">
        <w:rPr>
          <w:rFonts w:cs="Arial"/>
          <w:sz w:val="28"/>
          <w:szCs w:val="28"/>
          <w:lang w:bidi="he-IL"/>
        </w:rPr>
        <w:t xml:space="preserve"> (</w:t>
      </w:r>
      <w:r w:rsidRPr="00DE2DD6">
        <w:rPr>
          <w:rFonts w:cs="Arial"/>
          <w:sz w:val="28"/>
          <w:szCs w:val="28"/>
          <w:rtl/>
          <w:lang w:bidi="he-IL"/>
        </w:rPr>
        <w:t>קו או</w:t>
      </w:r>
      <w:r w:rsidRPr="00DE2DD6">
        <w:rPr>
          <w:rFonts w:cs="Arial"/>
          <w:sz w:val="28"/>
          <w:szCs w:val="28"/>
          <w:lang w:bidi="he-IL"/>
        </w:rPr>
        <w:t xml:space="preserve"> X) </w:t>
      </w:r>
      <w:r w:rsidRPr="00DE2DD6">
        <w:rPr>
          <w:rFonts w:cs="Arial"/>
          <w:sz w:val="28"/>
          <w:szCs w:val="28"/>
          <w:rtl/>
          <w:lang w:bidi="he-IL"/>
        </w:rPr>
        <w:t>כדי לסמן מתי התחיל הכאוס</w:t>
      </w:r>
      <w:r w:rsidRPr="00DE2DD6">
        <w:rPr>
          <w:rFonts w:cs="Arial"/>
          <w:sz w:val="28"/>
          <w:szCs w:val="28"/>
          <w:lang w:bidi="he-IL"/>
        </w:rPr>
        <w:t>.</w:t>
      </w:r>
    </w:p>
    <w:p w14:paraId="490DFD5D" w14:textId="40EB14F7" w:rsidR="00DE2DD6" w:rsidRDefault="00A76782" w:rsidP="00A76782">
      <w:pPr>
        <w:bidi/>
        <w:rPr>
          <w:rFonts w:cs="Arial"/>
          <w:b/>
          <w:bCs/>
          <w:sz w:val="40"/>
          <w:szCs w:val="40"/>
          <w:u w:val="single"/>
          <w:lang w:bidi="he-IL"/>
        </w:rPr>
      </w:pPr>
      <w:r w:rsidRPr="00A76782">
        <w:rPr>
          <w:rFonts w:cs="Arial" w:hint="cs"/>
          <w:b/>
          <w:bCs/>
          <w:sz w:val="40"/>
          <w:szCs w:val="40"/>
          <w:u w:val="single"/>
          <w:rtl/>
          <w:lang w:bidi="he-IL"/>
        </w:rPr>
        <w:t>תוצאות ומסקנות לגבי שאלת החקר:</w:t>
      </w:r>
    </w:p>
    <w:p w14:paraId="3463E5C1" w14:textId="67D43A90" w:rsidR="006E5914" w:rsidRPr="006E5914" w:rsidRDefault="006E5914" w:rsidP="006E5914">
      <w:pPr>
        <w:bidi/>
        <w:rPr>
          <w:rFonts w:cs="Arial"/>
          <w:b/>
          <w:bCs/>
          <w:sz w:val="40"/>
          <w:szCs w:val="40"/>
          <w:lang w:bidi="he-IL"/>
        </w:rPr>
      </w:pPr>
      <w:r w:rsidRPr="006E5914">
        <w:rPr>
          <w:rFonts w:cs="Arial" w:hint="cs"/>
          <w:b/>
          <w:bCs/>
          <w:sz w:val="40"/>
          <w:szCs w:val="40"/>
          <w:rtl/>
          <w:lang w:bidi="he-IL"/>
        </w:rPr>
        <w:t>תוצאות</w:t>
      </w:r>
      <w:r w:rsidRPr="006E5914">
        <w:rPr>
          <w:rFonts w:cs="Arial"/>
          <w:b/>
          <w:bCs/>
          <w:sz w:val="40"/>
          <w:szCs w:val="40"/>
          <w:lang w:bidi="he-IL"/>
        </w:rPr>
        <w:t>:</w:t>
      </w:r>
    </w:p>
    <w:p w14:paraId="5609BFF4" w14:textId="5D9BB6B0" w:rsidR="006E5914" w:rsidRPr="006E5914" w:rsidRDefault="006E5914" w:rsidP="006E5914">
      <w:pPr>
        <w:bidi/>
        <w:rPr>
          <w:rFonts w:cs="Arial"/>
          <w:sz w:val="28"/>
          <w:szCs w:val="28"/>
          <w:lang w:bidi="he-IL"/>
        </w:rPr>
      </w:pPr>
      <w:r w:rsidRPr="006E5914">
        <w:rPr>
          <w:rFonts w:cs="Arial"/>
          <w:sz w:val="28"/>
          <w:szCs w:val="28"/>
          <w:rtl/>
          <w:lang w:bidi="he-IL"/>
        </w:rPr>
        <w:t>בוצעה סדרת סימולציות נומריות לצורך זיהוי תחילתה של התנהגות כאוטית במערכת של מטוטלת כפולה. זוויות ההתחלה</w:t>
      </w:r>
      <w:r w:rsidRPr="006E5914">
        <w:rPr>
          <w:rFonts w:cs="Arial"/>
          <w:sz w:val="28"/>
          <w:szCs w:val="28"/>
          <w:lang w:bidi="he-IL"/>
        </w:rPr>
        <w:t xml:space="preserve"> θ1 </w:t>
      </w:r>
      <w:r w:rsidRPr="006E5914">
        <w:rPr>
          <w:rFonts w:cs="Arial"/>
          <w:sz w:val="28"/>
          <w:szCs w:val="28"/>
          <w:rtl/>
          <w:lang w:bidi="he-IL"/>
        </w:rPr>
        <w:t>ו</w:t>
      </w:r>
      <w:r w:rsidRPr="006E5914">
        <w:rPr>
          <w:rFonts w:cs="Arial"/>
          <w:sz w:val="28"/>
          <w:szCs w:val="28"/>
          <w:lang w:bidi="he-IL"/>
        </w:rPr>
        <w:t xml:space="preserve">-θ2 </w:t>
      </w:r>
      <w:r w:rsidRPr="006E5914">
        <w:rPr>
          <w:rFonts w:cs="Arial"/>
          <w:sz w:val="28"/>
          <w:szCs w:val="28"/>
          <w:rtl/>
          <w:lang w:bidi="he-IL"/>
        </w:rPr>
        <w:t>שונו באופן שיטתי, וכאוס זוהה על ידי הוספת שיבוש קטן של 0.0</w:t>
      </w:r>
      <w:r w:rsidR="008C6806">
        <w:rPr>
          <w:rFonts w:cs="Arial" w:hint="cs"/>
          <w:sz w:val="28"/>
          <w:szCs w:val="28"/>
          <w:rtl/>
          <w:lang w:bidi="he-IL"/>
        </w:rPr>
        <w:t>0</w:t>
      </w:r>
      <w:r w:rsidR="002F26F5">
        <w:rPr>
          <w:rFonts w:cs="Arial" w:hint="cs"/>
          <w:sz w:val="28"/>
          <w:szCs w:val="28"/>
          <w:rtl/>
          <w:lang w:bidi="he-IL"/>
        </w:rPr>
        <w:t>17</w:t>
      </w:r>
      <w:commentRangeStart w:id="5"/>
      <w:r w:rsidRPr="006E5914">
        <w:rPr>
          <w:rFonts w:cs="Arial"/>
          <w:sz w:val="28"/>
          <w:szCs w:val="28"/>
          <w:rtl/>
          <w:lang w:bidi="he-IL"/>
        </w:rPr>
        <w:t xml:space="preserve"> רדיאן לשתי הזוויות הראשוניות</w:t>
      </w:r>
      <w:commentRangeEnd w:id="5"/>
      <w:r w:rsidR="003E3030" w:rsidRPr="006E5914">
        <w:rPr>
          <w:rStyle w:val="CommentReference"/>
          <w:rFonts w:cs="Arial"/>
          <w:sz w:val="28"/>
          <w:szCs w:val="28"/>
          <w:rtl/>
          <w:lang w:bidi="he-IL"/>
        </w:rPr>
        <w:commentReference w:id="5"/>
      </w:r>
      <w:r w:rsidRPr="006E5914">
        <w:rPr>
          <w:rFonts w:cs="Arial"/>
          <w:sz w:val="28"/>
          <w:szCs w:val="28"/>
          <w:rtl/>
          <w:lang w:bidi="he-IL"/>
        </w:rPr>
        <w:t xml:space="preserve"> ובחינת המרחק בין המסלולים שנוצרו לאורך זמן. סף של 0.1 שימש כדי להגדיר את תחילת ההפרדות הכאוטית בין המסלולים</w:t>
      </w:r>
      <w:r w:rsidRPr="006E5914">
        <w:rPr>
          <w:rFonts w:cs="Arial"/>
          <w:sz w:val="28"/>
          <w:szCs w:val="28"/>
          <w:lang w:bidi="he-IL"/>
        </w:rPr>
        <w:t>.</w:t>
      </w:r>
    </w:p>
    <w:p w14:paraId="7C3C6B3F" w14:textId="735805AF" w:rsidR="006E5914" w:rsidRPr="006E5914" w:rsidRDefault="006E5914" w:rsidP="006E5914">
      <w:pPr>
        <w:bidi/>
        <w:rPr>
          <w:rFonts w:cs="Arial"/>
          <w:b/>
          <w:bCs/>
          <w:sz w:val="32"/>
          <w:szCs w:val="32"/>
          <w:lang w:bidi="he-IL"/>
        </w:rPr>
      </w:pPr>
      <w:r w:rsidRPr="006E5914">
        <w:rPr>
          <w:rFonts w:cs="Arial"/>
          <w:b/>
          <w:bCs/>
          <w:sz w:val="32"/>
          <w:szCs w:val="32"/>
          <w:rtl/>
          <w:lang w:bidi="he-IL"/>
        </w:rPr>
        <w:t>הופעת הכאוס כפונקציה של זוויות ההתחלה</w:t>
      </w:r>
      <w:r>
        <w:rPr>
          <w:rFonts w:cs="Arial"/>
          <w:b/>
          <w:bCs/>
          <w:sz w:val="32"/>
          <w:szCs w:val="32"/>
          <w:lang w:bidi="he-IL"/>
        </w:rPr>
        <w:t>:</w:t>
      </w:r>
    </w:p>
    <w:p w14:paraId="34EB5629" w14:textId="77777777" w:rsidR="006E5914" w:rsidRPr="006E5914" w:rsidRDefault="006E5914" w:rsidP="006E5914">
      <w:pPr>
        <w:bidi/>
        <w:rPr>
          <w:rFonts w:cs="Arial"/>
          <w:sz w:val="28"/>
          <w:szCs w:val="28"/>
          <w:lang w:bidi="he-IL"/>
        </w:rPr>
      </w:pPr>
      <w:r w:rsidRPr="006E5914">
        <w:rPr>
          <w:rFonts w:cs="Arial"/>
          <w:sz w:val="28"/>
          <w:szCs w:val="28"/>
          <w:rtl/>
          <w:lang w:bidi="he-IL"/>
        </w:rPr>
        <w:t>נמצא כי הופעת הכאוס קשורה באופן חזק לגודל זוויות ההתחלה. עבור מצבים שבהם שתי הזוויות היו קטנות או שוות ל-75°, המערכת הפגינה יציבות ולא הראתה סימנים של כאוס. לעומת זאת, כאשר אחת הזוויות או שתיהן חצו את ה-90°, הופיעה התנהגות כאוטית באופן עקבי</w:t>
      </w:r>
      <w:r w:rsidRPr="006E5914">
        <w:rPr>
          <w:rFonts w:cs="Arial"/>
          <w:sz w:val="28"/>
          <w:szCs w:val="28"/>
          <w:lang w:bidi="he-IL"/>
        </w:rPr>
        <w:t>.</w:t>
      </w:r>
    </w:p>
    <w:p w14:paraId="4355298D" w14:textId="77777777" w:rsidR="006E5914" w:rsidRPr="006E5914" w:rsidRDefault="006E5914" w:rsidP="006E5914">
      <w:pPr>
        <w:bidi/>
        <w:rPr>
          <w:rFonts w:cs="Arial"/>
          <w:sz w:val="28"/>
          <w:szCs w:val="28"/>
          <w:lang w:bidi="he-IL"/>
        </w:rPr>
      </w:pPr>
      <w:r w:rsidRPr="006E5914">
        <w:rPr>
          <w:rFonts w:cs="Arial"/>
          <w:sz w:val="28"/>
          <w:szCs w:val="28"/>
          <w:rtl/>
          <w:lang w:bidi="he-IL"/>
        </w:rPr>
        <w:t>לדוגמה</w:t>
      </w:r>
      <w:r w:rsidRPr="006E5914">
        <w:rPr>
          <w:rFonts w:cs="Arial"/>
          <w:sz w:val="28"/>
          <w:szCs w:val="28"/>
          <w:lang w:bidi="he-IL"/>
        </w:rPr>
        <w:t>:</w:t>
      </w:r>
    </w:p>
    <w:p w14:paraId="3527EB14" w14:textId="77777777" w:rsidR="006E5914" w:rsidRPr="006E5914" w:rsidRDefault="006E5914" w:rsidP="006E5914">
      <w:pPr>
        <w:numPr>
          <w:ilvl w:val="0"/>
          <w:numId w:val="13"/>
        </w:numPr>
        <w:bidi/>
        <w:rPr>
          <w:rFonts w:cs="Arial"/>
          <w:sz w:val="28"/>
          <w:szCs w:val="28"/>
          <w:lang w:bidi="he-IL"/>
        </w:rPr>
      </w:pPr>
      <w:r w:rsidRPr="006E5914">
        <w:rPr>
          <w:rFonts w:cs="Arial"/>
          <w:sz w:val="28"/>
          <w:szCs w:val="28"/>
          <w:rtl/>
          <w:lang w:bidi="he-IL"/>
        </w:rPr>
        <w:t>כאשר</w:t>
      </w:r>
      <w:r w:rsidRPr="006E5914">
        <w:rPr>
          <w:rFonts w:cs="Arial"/>
          <w:sz w:val="28"/>
          <w:szCs w:val="28"/>
          <w:lang w:bidi="he-IL"/>
        </w:rPr>
        <w:t xml:space="preserve"> θ1 = 30°, </w:t>
      </w:r>
      <w:r w:rsidRPr="006E5914">
        <w:rPr>
          <w:rFonts w:cs="Arial"/>
          <w:sz w:val="28"/>
          <w:szCs w:val="28"/>
          <w:rtl/>
          <w:lang w:bidi="he-IL"/>
        </w:rPr>
        <w:t>לא הופיע כאוס עד</w:t>
      </w:r>
      <w:r w:rsidRPr="006E5914">
        <w:rPr>
          <w:rFonts w:cs="Arial"/>
          <w:sz w:val="28"/>
          <w:szCs w:val="28"/>
          <w:lang w:bidi="he-IL"/>
        </w:rPr>
        <w:t xml:space="preserve"> θ2 = 105°, </w:t>
      </w:r>
      <w:r w:rsidRPr="006E5914">
        <w:rPr>
          <w:rFonts w:cs="Arial"/>
          <w:sz w:val="28"/>
          <w:szCs w:val="28"/>
          <w:rtl/>
          <w:lang w:bidi="he-IL"/>
        </w:rPr>
        <w:t>אך הופיע ב</w:t>
      </w:r>
      <w:r w:rsidRPr="006E5914">
        <w:rPr>
          <w:rFonts w:cs="Arial"/>
          <w:sz w:val="28"/>
          <w:szCs w:val="28"/>
          <w:lang w:bidi="he-IL"/>
        </w:rPr>
        <w:t>-θ2 = 120°.</w:t>
      </w:r>
    </w:p>
    <w:p w14:paraId="57722479" w14:textId="78EE5C6B" w:rsidR="006E5914" w:rsidRPr="006E5914" w:rsidRDefault="006E5914" w:rsidP="006E5914">
      <w:pPr>
        <w:numPr>
          <w:ilvl w:val="0"/>
          <w:numId w:val="13"/>
        </w:numPr>
        <w:bidi/>
        <w:rPr>
          <w:rFonts w:cs="Arial"/>
          <w:sz w:val="28"/>
          <w:szCs w:val="28"/>
          <w:lang w:bidi="he-IL"/>
        </w:rPr>
      </w:pPr>
      <w:r w:rsidRPr="006E5914">
        <w:rPr>
          <w:rFonts w:cs="Arial"/>
          <w:sz w:val="28"/>
          <w:szCs w:val="28"/>
          <w:rtl/>
          <w:lang w:bidi="he-IL"/>
        </w:rPr>
        <w:t>כאשר</w:t>
      </w:r>
      <w:r w:rsidRPr="006E5914">
        <w:rPr>
          <w:rFonts w:cs="Arial"/>
          <w:sz w:val="28"/>
          <w:szCs w:val="28"/>
          <w:lang w:bidi="he-IL"/>
        </w:rPr>
        <w:t xml:space="preserve"> θ1 = 60°, </w:t>
      </w:r>
      <w:r w:rsidRPr="006E5914">
        <w:rPr>
          <w:rFonts w:cs="Arial"/>
          <w:sz w:val="28"/>
          <w:szCs w:val="28"/>
          <w:rtl/>
          <w:lang w:bidi="he-IL"/>
        </w:rPr>
        <w:t>המעבר לכאוס התרחש בין</w:t>
      </w:r>
      <w:r w:rsidRPr="006E5914">
        <w:rPr>
          <w:rFonts w:cs="Arial"/>
          <w:sz w:val="28"/>
          <w:szCs w:val="28"/>
          <w:lang w:bidi="he-IL"/>
        </w:rPr>
        <w:t xml:space="preserve"> θ2 = 90° </w:t>
      </w:r>
      <w:r w:rsidRPr="006E5914">
        <w:rPr>
          <w:rFonts w:cs="Arial"/>
          <w:sz w:val="28"/>
          <w:szCs w:val="28"/>
          <w:rtl/>
          <w:lang w:bidi="he-IL"/>
        </w:rPr>
        <w:t>(ללא כאוס) ל</w:t>
      </w:r>
      <w:r w:rsidRPr="006E5914">
        <w:rPr>
          <w:rFonts w:cs="Arial"/>
          <w:sz w:val="28"/>
          <w:szCs w:val="28"/>
          <w:lang w:bidi="he-IL"/>
        </w:rPr>
        <w:t xml:space="preserve">-θ2 = 105° </w:t>
      </w:r>
      <w:r>
        <w:rPr>
          <w:rFonts w:cs="Arial"/>
          <w:sz w:val="28"/>
          <w:szCs w:val="28"/>
          <w:lang w:bidi="he-IL"/>
        </w:rPr>
        <w:t>)</w:t>
      </w:r>
      <w:r w:rsidRPr="006E5914">
        <w:rPr>
          <w:rFonts w:cs="Arial"/>
          <w:sz w:val="28"/>
          <w:szCs w:val="28"/>
          <w:rtl/>
          <w:lang w:bidi="he-IL"/>
        </w:rPr>
        <w:t>כאוס</w:t>
      </w:r>
      <w:r>
        <w:rPr>
          <w:rFonts w:cs="Arial"/>
          <w:sz w:val="28"/>
          <w:szCs w:val="28"/>
          <w:lang w:bidi="he-IL"/>
        </w:rPr>
        <w:t>(</w:t>
      </w:r>
    </w:p>
    <w:p w14:paraId="50EE175D" w14:textId="77777777" w:rsidR="006E5914" w:rsidRPr="006E5914" w:rsidRDefault="006E5914" w:rsidP="006E5914">
      <w:pPr>
        <w:numPr>
          <w:ilvl w:val="0"/>
          <w:numId w:val="13"/>
        </w:numPr>
        <w:bidi/>
        <w:rPr>
          <w:rFonts w:cs="Arial"/>
          <w:sz w:val="28"/>
          <w:szCs w:val="28"/>
          <w:lang w:bidi="he-IL"/>
        </w:rPr>
      </w:pPr>
      <w:r w:rsidRPr="006E5914">
        <w:rPr>
          <w:rFonts w:cs="Arial"/>
          <w:sz w:val="28"/>
          <w:szCs w:val="28"/>
          <w:rtl/>
          <w:lang w:bidi="he-IL"/>
        </w:rPr>
        <w:t>עבור</w:t>
      </w:r>
      <w:r w:rsidRPr="006E5914">
        <w:rPr>
          <w:rFonts w:cs="Arial"/>
          <w:sz w:val="28"/>
          <w:szCs w:val="28"/>
          <w:lang w:bidi="he-IL"/>
        </w:rPr>
        <w:t xml:space="preserve"> θ1 = 75°, </w:t>
      </w:r>
      <w:r w:rsidRPr="006E5914">
        <w:rPr>
          <w:rFonts w:cs="Arial"/>
          <w:sz w:val="28"/>
          <w:szCs w:val="28"/>
          <w:rtl/>
          <w:lang w:bidi="he-IL"/>
        </w:rPr>
        <w:t>הכאוס הופיע כבר ב</w:t>
      </w:r>
      <w:r w:rsidRPr="006E5914">
        <w:rPr>
          <w:rFonts w:cs="Arial"/>
          <w:sz w:val="28"/>
          <w:szCs w:val="28"/>
          <w:lang w:bidi="he-IL"/>
        </w:rPr>
        <w:t>-θ2 = 90°.</w:t>
      </w:r>
    </w:p>
    <w:p w14:paraId="590329B8" w14:textId="77777777" w:rsidR="006E5914" w:rsidRPr="006E5914" w:rsidRDefault="006E5914" w:rsidP="006E5914">
      <w:pPr>
        <w:bidi/>
        <w:rPr>
          <w:rFonts w:cs="Arial"/>
          <w:sz w:val="28"/>
          <w:szCs w:val="28"/>
          <w:lang w:bidi="he-IL"/>
        </w:rPr>
      </w:pPr>
      <w:r w:rsidRPr="006E5914">
        <w:rPr>
          <w:rFonts w:cs="Arial"/>
          <w:sz w:val="28"/>
          <w:szCs w:val="28"/>
          <w:rtl/>
          <w:lang w:bidi="he-IL"/>
        </w:rPr>
        <w:t>כאשר</w:t>
      </w:r>
      <w:r w:rsidRPr="006E5914">
        <w:rPr>
          <w:rFonts w:cs="Arial"/>
          <w:sz w:val="28"/>
          <w:szCs w:val="28"/>
          <w:lang w:bidi="he-IL"/>
        </w:rPr>
        <w:t xml:space="preserve"> θ1 </w:t>
      </w:r>
      <w:r w:rsidRPr="006E5914">
        <w:rPr>
          <w:rFonts w:cs="Arial"/>
          <w:sz w:val="28"/>
          <w:szCs w:val="28"/>
          <w:rtl/>
          <w:lang w:bidi="he-IL"/>
        </w:rPr>
        <w:t>הייתה 90° או 120°, הופיע כאוס בכל ערכי</w:t>
      </w:r>
      <w:r w:rsidRPr="006E5914">
        <w:rPr>
          <w:rFonts w:cs="Arial"/>
          <w:sz w:val="28"/>
          <w:szCs w:val="28"/>
          <w:lang w:bidi="he-IL"/>
        </w:rPr>
        <w:t xml:space="preserve"> θ2 </w:t>
      </w:r>
      <w:r w:rsidRPr="006E5914">
        <w:rPr>
          <w:rFonts w:cs="Arial"/>
          <w:sz w:val="28"/>
          <w:szCs w:val="28"/>
          <w:rtl/>
          <w:lang w:bidi="he-IL"/>
        </w:rPr>
        <w:t>שנבדקו</w:t>
      </w:r>
      <w:r w:rsidRPr="006E5914">
        <w:rPr>
          <w:rFonts w:cs="Arial"/>
          <w:sz w:val="28"/>
          <w:szCs w:val="28"/>
          <w:lang w:bidi="he-IL"/>
        </w:rPr>
        <w:t>.</w:t>
      </w:r>
    </w:p>
    <w:p w14:paraId="69645700" w14:textId="4B13715D" w:rsidR="006E5914" w:rsidRPr="006E5914" w:rsidRDefault="006E5914" w:rsidP="006E5914">
      <w:pPr>
        <w:bidi/>
        <w:rPr>
          <w:rFonts w:cs="Arial"/>
          <w:b/>
          <w:bCs/>
          <w:sz w:val="32"/>
          <w:szCs w:val="32"/>
          <w:lang w:bidi="he-IL"/>
        </w:rPr>
      </w:pPr>
      <w:r w:rsidRPr="006E5914">
        <w:rPr>
          <w:rFonts w:cs="Arial"/>
          <w:b/>
          <w:bCs/>
          <w:sz w:val="32"/>
          <w:szCs w:val="32"/>
          <w:rtl/>
          <w:lang w:bidi="he-IL"/>
        </w:rPr>
        <w:t>השפעת סכום הזוויות והקשרים ביניהן</w:t>
      </w:r>
      <w:r>
        <w:rPr>
          <w:rFonts w:cs="Arial"/>
          <w:b/>
          <w:bCs/>
          <w:sz w:val="32"/>
          <w:szCs w:val="32"/>
          <w:lang w:bidi="he-IL"/>
        </w:rPr>
        <w:t>:</w:t>
      </w:r>
    </w:p>
    <w:p w14:paraId="496A8F10" w14:textId="77777777" w:rsidR="006E5914" w:rsidRPr="006E5914" w:rsidRDefault="006E5914" w:rsidP="006E5914">
      <w:pPr>
        <w:bidi/>
        <w:rPr>
          <w:rFonts w:cs="Arial"/>
          <w:sz w:val="28"/>
          <w:szCs w:val="28"/>
          <w:lang w:bidi="he-IL"/>
        </w:rPr>
      </w:pPr>
      <w:r w:rsidRPr="006E5914">
        <w:rPr>
          <w:rFonts w:cs="Arial"/>
          <w:sz w:val="28"/>
          <w:szCs w:val="28"/>
          <w:rtl/>
          <w:lang w:bidi="he-IL"/>
        </w:rPr>
        <w:t>מהממצאים עולה כי סכום הזוויות</w:t>
      </w:r>
      <w:r w:rsidRPr="006E5914">
        <w:rPr>
          <w:rFonts w:cs="Arial"/>
          <w:sz w:val="28"/>
          <w:szCs w:val="28"/>
          <w:lang w:bidi="he-IL"/>
        </w:rPr>
        <w:t xml:space="preserve"> θ1 + θ2 </w:t>
      </w:r>
      <w:r w:rsidRPr="006E5914">
        <w:rPr>
          <w:rFonts w:cs="Arial"/>
          <w:sz w:val="28"/>
          <w:szCs w:val="28"/>
          <w:rtl/>
          <w:lang w:bidi="he-IL"/>
        </w:rPr>
        <w:t>לבדו אינו מנבא אמין להופעת כאוס. לדוגמה</w:t>
      </w:r>
      <w:r w:rsidRPr="006E5914">
        <w:rPr>
          <w:rFonts w:cs="Arial"/>
          <w:sz w:val="28"/>
          <w:szCs w:val="28"/>
          <w:lang w:bidi="he-IL"/>
        </w:rPr>
        <w:t>:</w:t>
      </w:r>
    </w:p>
    <w:p w14:paraId="17FF4084" w14:textId="77777777" w:rsidR="006E5914" w:rsidRPr="006E5914" w:rsidRDefault="006E5914" w:rsidP="006E5914">
      <w:pPr>
        <w:numPr>
          <w:ilvl w:val="0"/>
          <w:numId w:val="14"/>
        </w:numPr>
        <w:bidi/>
        <w:rPr>
          <w:rFonts w:cs="Arial"/>
          <w:sz w:val="28"/>
          <w:szCs w:val="28"/>
          <w:lang w:bidi="he-IL"/>
        </w:rPr>
      </w:pPr>
      <w:r w:rsidRPr="006E5914">
        <w:rPr>
          <w:rFonts w:cs="Arial"/>
          <w:sz w:val="28"/>
          <w:szCs w:val="28"/>
          <w:rtl/>
          <w:lang w:bidi="he-IL"/>
        </w:rPr>
        <w:t>הצירוף</w:t>
      </w:r>
      <w:r w:rsidRPr="006E5914">
        <w:rPr>
          <w:rFonts w:cs="Arial"/>
          <w:sz w:val="28"/>
          <w:szCs w:val="28"/>
          <w:lang w:bidi="he-IL"/>
        </w:rPr>
        <w:t xml:space="preserve"> (θ1 = 60°, θ2 = 90°) </w:t>
      </w:r>
      <w:r w:rsidRPr="006E5914">
        <w:rPr>
          <w:rFonts w:cs="Arial"/>
          <w:sz w:val="28"/>
          <w:szCs w:val="28"/>
          <w:rtl/>
          <w:lang w:bidi="he-IL"/>
        </w:rPr>
        <w:t>לא הראה כאוס</w:t>
      </w:r>
      <w:r w:rsidRPr="006E5914">
        <w:rPr>
          <w:rFonts w:cs="Arial"/>
          <w:sz w:val="28"/>
          <w:szCs w:val="28"/>
          <w:lang w:bidi="he-IL"/>
        </w:rPr>
        <w:t>,</w:t>
      </w:r>
    </w:p>
    <w:p w14:paraId="65AF83C4" w14:textId="77777777" w:rsidR="006E5914" w:rsidRDefault="006E5914" w:rsidP="006E5914">
      <w:pPr>
        <w:numPr>
          <w:ilvl w:val="0"/>
          <w:numId w:val="14"/>
        </w:numPr>
        <w:bidi/>
        <w:rPr>
          <w:rFonts w:cs="Arial"/>
          <w:sz w:val="28"/>
          <w:szCs w:val="28"/>
          <w:lang w:bidi="he-IL"/>
        </w:rPr>
      </w:pPr>
      <w:r w:rsidRPr="006E5914">
        <w:rPr>
          <w:rFonts w:cs="Arial"/>
          <w:sz w:val="28"/>
          <w:szCs w:val="28"/>
          <w:rtl/>
          <w:lang w:bidi="he-IL"/>
        </w:rPr>
        <w:lastRenderedPageBreak/>
        <w:t>לעומת הצירוף</w:t>
      </w:r>
      <w:r w:rsidRPr="006E5914">
        <w:rPr>
          <w:rFonts w:cs="Arial"/>
          <w:sz w:val="28"/>
          <w:szCs w:val="28"/>
          <w:lang w:bidi="he-IL"/>
        </w:rPr>
        <w:t xml:space="preserve"> (θ1 = 30°, θ2 = 120°) </w:t>
      </w:r>
      <w:r w:rsidRPr="006E5914">
        <w:rPr>
          <w:rFonts w:cs="Arial"/>
          <w:sz w:val="28"/>
          <w:szCs w:val="28"/>
          <w:rtl/>
          <w:lang w:bidi="he-IL"/>
        </w:rPr>
        <w:t>שבו כן נצפה כאוס</w:t>
      </w:r>
      <w:r w:rsidRPr="006E5914">
        <w:rPr>
          <w:rFonts w:cs="Arial"/>
          <w:sz w:val="28"/>
          <w:szCs w:val="28"/>
          <w:lang w:bidi="he-IL"/>
        </w:rPr>
        <w:t>,</w:t>
      </w:r>
      <w:r w:rsidRPr="006E5914">
        <w:rPr>
          <w:rFonts w:cs="Arial"/>
          <w:sz w:val="28"/>
          <w:szCs w:val="28"/>
          <w:lang w:bidi="he-IL"/>
        </w:rPr>
        <w:br/>
      </w:r>
      <w:r w:rsidRPr="006E5914">
        <w:rPr>
          <w:rFonts w:cs="Arial"/>
          <w:sz w:val="28"/>
          <w:szCs w:val="28"/>
          <w:rtl/>
          <w:lang w:bidi="he-IL"/>
        </w:rPr>
        <w:t xml:space="preserve">אף על פי שסכום הזוויות בשניהם שווה ל-150°. ממצא זה מדגיש שהכאוס נובע </w:t>
      </w:r>
    </w:p>
    <w:p w14:paraId="76B06CC9" w14:textId="15C3432F" w:rsidR="006E5914" w:rsidRPr="001D0B75" w:rsidRDefault="006E5914" w:rsidP="001D0B75">
      <w:pPr>
        <w:numPr>
          <w:ilvl w:val="0"/>
          <w:numId w:val="14"/>
        </w:numPr>
        <w:bidi/>
        <w:rPr>
          <w:rFonts w:cs="Arial"/>
          <w:sz w:val="28"/>
          <w:szCs w:val="28"/>
          <w:lang w:bidi="he-IL"/>
        </w:rPr>
      </w:pPr>
      <w:r w:rsidRPr="006E5914">
        <w:rPr>
          <w:rFonts w:cs="Arial"/>
          <w:sz w:val="28"/>
          <w:szCs w:val="28"/>
          <w:rtl/>
          <w:lang w:bidi="he-IL"/>
        </w:rPr>
        <w:t>מהערכים האישיים והאינטראקציה ביניהם, ולא רק מהסכום הכולל</w:t>
      </w:r>
      <w:r w:rsidRPr="006E5914">
        <w:rPr>
          <w:rFonts w:cs="Arial"/>
          <w:sz w:val="28"/>
          <w:szCs w:val="28"/>
          <w:lang w:bidi="he-IL"/>
        </w:rPr>
        <w:t>.</w:t>
      </w:r>
    </w:p>
    <w:p w14:paraId="623BE6AA" w14:textId="77777777" w:rsidR="006E5914" w:rsidRDefault="006E5914" w:rsidP="006E5914">
      <w:pPr>
        <w:bidi/>
        <w:rPr>
          <w:rFonts w:cs="Arial"/>
          <w:b/>
          <w:bCs/>
          <w:sz w:val="32"/>
          <w:szCs w:val="32"/>
          <w:lang w:bidi="he-IL"/>
        </w:rPr>
      </w:pPr>
    </w:p>
    <w:p w14:paraId="541422C4" w14:textId="694A4B69" w:rsidR="006E5914" w:rsidRPr="006E5914" w:rsidRDefault="006E5914" w:rsidP="006E5914">
      <w:pPr>
        <w:bidi/>
        <w:rPr>
          <w:rFonts w:cs="Arial"/>
          <w:b/>
          <w:bCs/>
          <w:sz w:val="32"/>
          <w:szCs w:val="32"/>
          <w:lang w:bidi="he-IL"/>
        </w:rPr>
      </w:pPr>
      <w:r w:rsidRPr="006E5914">
        <w:rPr>
          <w:rFonts w:cs="Arial"/>
          <w:b/>
          <w:bCs/>
          <w:sz w:val="32"/>
          <w:szCs w:val="32"/>
          <w:rtl/>
          <w:lang w:bidi="he-IL"/>
        </w:rPr>
        <w:t>חשיבות יחסית של</w:t>
      </w:r>
      <w:r w:rsidRPr="006E5914">
        <w:rPr>
          <w:rFonts w:cs="Arial"/>
          <w:b/>
          <w:bCs/>
          <w:sz w:val="32"/>
          <w:szCs w:val="32"/>
          <w:lang w:bidi="he-IL"/>
        </w:rPr>
        <w:t xml:space="preserve"> θ1 </w:t>
      </w:r>
      <w:r w:rsidRPr="006E5914">
        <w:rPr>
          <w:rFonts w:cs="Arial"/>
          <w:b/>
          <w:bCs/>
          <w:sz w:val="32"/>
          <w:szCs w:val="32"/>
          <w:rtl/>
          <w:lang w:bidi="he-IL"/>
        </w:rPr>
        <w:t>לעומת</w:t>
      </w:r>
      <w:r w:rsidRPr="006E5914">
        <w:rPr>
          <w:rFonts w:cs="Arial"/>
          <w:b/>
          <w:bCs/>
          <w:sz w:val="32"/>
          <w:szCs w:val="32"/>
          <w:lang w:bidi="he-IL"/>
        </w:rPr>
        <w:t xml:space="preserve"> </w:t>
      </w:r>
      <w:r>
        <w:rPr>
          <w:rFonts w:cs="Arial"/>
          <w:b/>
          <w:bCs/>
          <w:sz w:val="32"/>
          <w:szCs w:val="32"/>
          <w:lang w:bidi="he-IL"/>
        </w:rPr>
        <w:t>:</w:t>
      </w:r>
      <w:r w:rsidRPr="006E5914">
        <w:rPr>
          <w:rFonts w:cs="Arial"/>
          <w:b/>
          <w:bCs/>
          <w:sz w:val="32"/>
          <w:szCs w:val="32"/>
          <w:lang w:bidi="he-IL"/>
        </w:rPr>
        <w:t>θ2</w:t>
      </w:r>
      <w:r>
        <w:rPr>
          <w:rFonts w:cs="Arial"/>
          <w:b/>
          <w:bCs/>
          <w:sz w:val="32"/>
          <w:szCs w:val="32"/>
          <w:lang w:bidi="he-IL"/>
        </w:rPr>
        <w:t xml:space="preserve"> </w:t>
      </w:r>
    </w:p>
    <w:p w14:paraId="2386A660" w14:textId="77777777" w:rsidR="006E5914" w:rsidRPr="006E5914" w:rsidRDefault="006E5914" w:rsidP="006E5914">
      <w:pPr>
        <w:bidi/>
        <w:rPr>
          <w:rFonts w:cs="Arial"/>
          <w:sz w:val="28"/>
          <w:szCs w:val="28"/>
          <w:lang w:bidi="he-IL"/>
        </w:rPr>
      </w:pPr>
      <w:r w:rsidRPr="006E5914">
        <w:rPr>
          <w:rFonts w:cs="Arial"/>
          <w:sz w:val="28"/>
          <w:szCs w:val="28"/>
          <w:rtl/>
          <w:lang w:bidi="he-IL"/>
        </w:rPr>
        <w:t>נראה כי לזווית העליונה</w:t>
      </w:r>
      <w:r w:rsidRPr="006E5914">
        <w:rPr>
          <w:rFonts w:cs="Arial"/>
          <w:sz w:val="28"/>
          <w:szCs w:val="28"/>
          <w:lang w:bidi="he-IL"/>
        </w:rPr>
        <w:t xml:space="preserve">, θ1, </w:t>
      </w:r>
      <w:r w:rsidRPr="006E5914">
        <w:rPr>
          <w:rFonts w:cs="Arial"/>
          <w:sz w:val="28"/>
          <w:szCs w:val="28"/>
          <w:rtl/>
          <w:lang w:bidi="he-IL"/>
        </w:rPr>
        <w:t>יש השפעה רבה יותר על הופעת הכאוס. כאשר</w:t>
      </w:r>
      <w:r w:rsidRPr="006E5914">
        <w:rPr>
          <w:rFonts w:cs="Arial"/>
          <w:sz w:val="28"/>
          <w:szCs w:val="28"/>
          <w:lang w:bidi="he-IL"/>
        </w:rPr>
        <w:t xml:space="preserve"> θ1 = 90° </w:t>
      </w:r>
      <w:r w:rsidRPr="006E5914">
        <w:rPr>
          <w:rFonts w:cs="Arial"/>
          <w:sz w:val="28"/>
          <w:szCs w:val="28"/>
          <w:rtl/>
          <w:lang w:bidi="he-IL"/>
        </w:rPr>
        <w:t>או 120°, הופיע כאוס בכל המקרים – גם כאשר</w:t>
      </w:r>
      <w:r w:rsidRPr="006E5914">
        <w:rPr>
          <w:rFonts w:cs="Arial"/>
          <w:sz w:val="28"/>
          <w:szCs w:val="28"/>
          <w:lang w:bidi="he-IL"/>
        </w:rPr>
        <w:t xml:space="preserve"> θ2 </w:t>
      </w:r>
      <w:r w:rsidRPr="006E5914">
        <w:rPr>
          <w:rFonts w:cs="Arial"/>
          <w:sz w:val="28"/>
          <w:szCs w:val="28"/>
          <w:rtl/>
          <w:lang w:bidi="he-IL"/>
        </w:rPr>
        <w:t>הייתה קטנה. לעומת זאת, ערכי</w:t>
      </w:r>
      <w:r w:rsidRPr="006E5914">
        <w:rPr>
          <w:rFonts w:cs="Arial"/>
          <w:sz w:val="28"/>
          <w:szCs w:val="28"/>
          <w:lang w:bidi="he-IL"/>
        </w:rPr>
        <w:t xml:space="preserve"> θ2 </w:t>
      </w:r>
      <w:r w:rsidRPr="006E5914">
        <w:rPr>
          <w:rFonts w:cs="Arial"/>
          <w:sz w:val="28"/>
          <w:szCs w:val="28"/>
          <w:rtl/>
          <w:lang w:bidi="he-IL"/>
        </w:rPr>
        <w:t>גדולים לבדם לא הספיקו ליצירת כאוס, אלא אם גם</w:t>
      </w:r>
      <w:r w:rsidRPr="006E5914">
        <w:rPr>
          <w:rFonts w:cs="Arial"/>
          <w:sz w:val="28"/>
          <w:szCs w:val="28"/>
          <w:lang w:bidi="he-IL"/>
        </w:rPr>
        <w:t xml:space="preserve"> θ1 </w:t>
      </w:r>
      <w:r w:rsidRPr="006E5914">
        <w:rPr>
          <w:rFonts w:cs="Arial"/>
          <w:sz w:val="28"/>
          <w:szCs w:val="28"/>
          <w:rtl/>
          <w:lang w:bidi="he-IL"/>
        </w:rPr>
        <w:t>הייתה בינונית או גדולה</w:t>
      </w:r>
      <w:r w:rsidRPr="006E5914">
        <w:rPr>
          <w:rFonts w:cs="Arial"/>
          <w:sz w:val="28"/>
          <w:szCs w:val="28"/>
          <w:lang w:bidi="he-IL"/>
        </w:rPr>
        <w:t>.</w:t>
      </w:r>
    </w:p>
    <w:p w14:paraId="7FA97D4C" w14:textId="77777777" w:rsidR="006E5914" w:rsidRPr="006E5914" w:rsidRDefault="006E5914" w:rsidP="006E5914">
      <w:pPr>
        <w:bidi/>
        <w:rPr>
          <w:rFonts w:cs="Arial"/>
          <w:sz w:val="28"/>
          <w:szCs w:val="28"/>
          <w:lang w:bidi="he-IL"/>
        </w:rPr>
      </w:pPr>
      <w:r w:rsidRPr="006E5914">
        <w:rPr>
          <w:rFonts w:cs="Arial"/>
          <w:sz w:val="28"/>
          <w:szCs w:val="28"/>
          <w:rtl/>
          <w:lang w:bidi="he-IL"/>
        </w:rPr>
        <w:t>ממצא זה מחזק את ההבנה ש</w:t>
      </w:r>
      <w:r w:rsidRPr="006E5914">
        <w:rPr>
          <w:rFonts w:cs="Arial"/>
          <w:sz w:val="28"/>
          <w:szCs w:val="28"/>
          <w:lang w:bidi="he-IL"/>
        </w:rPr>
        <w:t xml:space="preserve">-θ1, </w:t>
      </w:r>
      <w:r w:rsidRPr="006E5914">
        <w:rPr>
          <w:rFonts w:cs="Arial"/>
          <w:sz w:val="28"/>
          <w:szCs w:val="28"/>
          <w:rtl/>
          <w:lang w:bidi="he-IL"/>
        </w:rPr>
        <w:t>השולטת בתנועת המטוטלת העליונה ובכך משפיעה על כל המערכת, היא הגורם המרכזי באי-היציבות</w:t>
      </w:r>
      <w:r w:rsidRPr="006E5914">
        <w:rPr>
          <w:rFonts w:cs="Arial"/>
          <w:sz w:val="28"/>
          <w:szCs w:val="28"/>
          <w:lang w:bidi="he-IL"/>
        </w:rPr>
        <w:t>.</w:t>
      </w:r>
    </w:p>
    <w:p w14:paraId="2119C41F" w14:textId="77777777" w:rsidR="00DE2DD6" w:rsidRDefault="00DE2DD6">
      <w:pPr>
        <w:rPr>
          <w:rFonts w:cs="Arial"/>
          <w:sz w:val="28"/>
          <w:szCs w:val="28"/>
          <w:lang w:bidi="he-IL"/>
        </w:rPr>
      </w:pPr>
    </w:p>
    <w:p w14:paraId="4CC3FB98" w14:textId="11F0F514" w:rsidR="006E5914" w:rsidRPr="006E5914" w:rsidRDefault="006E5914" w:rsidP="006E5914">
      <w:pPr>
        <w:bidi/>
        <w:rPr>
          <w:rFonts w:cs="Arial"/>
          <w:b/>
          <w:bCs/>
          <w:sz w:val="40"/>
          <w:szCs w:val="40"/>
          <w:lang w:bidi="he-IL"/>
        </w:rPr>
      </w:pPr>
      <w:r w:rsidRPr="006E5914">
        <w:rPr>
          <w:rFonts w:cs="Arial"/>
          <w:b/>
          <w:bCs/>
          <w:sz w:val="40"/>
          <w:szCs w:val="40"/>
          <w:rtl/>
          <w:lang w:bidi="he-IL"/>
        </w:rPr>
        <w:t>מסקנות</w:t>
      </w:r>
      <w:r w:rsidRPr="006E5914">
        <w:rPr>
          <w:rFonts w:cs="Arial"/>
          <w:b/>
          <w:bCs/>
          <w:sz w:val="40"/>
          <w:szCs w:val="40"/>
          <w:lang w:bidi="he-IL"/>
        </w:rPr>
        <w:t>:</w:t>
      </w:r>
    </w:p>
    <w:p w14:paraId="1597D814" w14:textId="77777777" w:rsidR="006E5914" w:rsidRPr="006E5914" w:rsidRDefault="006E5914" w:rsidP="006E5914">
      <w:pPr>
        <w:bidi/>
        <w:rPr>
          <w:rFonts w:cs="Arial"/>
          <w:b/>
          <w:bCs/>
          <w:sz w:val="28"/>
          <w:szCs w:val="28"/>
          <w:lang w:bidi="he-IL"/>
        </w:rPr>
      </w:pPr>
      <w:r w:rsidRPr="006E5914">
        <w:rPr>
          <w:rFonts w:cs="Arial"/>
          <w:b/>
          <w:bCs/>
          <w:sz w:val="28"/>
          <w:szCs w:val="28"/>
          <w:rtl/>
          <w:lang w:bidi="he-IL"/>
        </w:rPr>
        <w:t>הופעת הכאוס תלויה בזוויות ההתחלתיות</w:t>
      </w:r>
    </w:p>
    <w:p w14:paraId="7D493348" w14:textId="2A949F3B" w:rsidR="006E5914" w:rsidRPr="006E5914" w:rsidRDefault="006E5914" w:rsidP="006E5914">
      <w:pPr>
        <w:bidi/>
        <w:rPr>
          <w:rFonts w:cs="Arial"/>
          <w:sz w:val="28"/>
          <w:szCs w:val="28"/>
          <w:lang w:bidi="he-IL"/>
        </w:rPr>
      </w:pPr>
      <w:r w:rsidRPr="006E5914">
        <w:rPr>
          <w:rFonts w:cs="Arial"/>
          <w:sz w:val="28"/>
          <w:szCs w:val="28"/>
          <w:rtl/>
          <w:lang w:bidi="he-IL"/>
        </w:rPr>
        <w:t xml:space="preserve">ההתנהגות הכאוטית במערכת </w:t>
      </w:r>
      <w:commentRangeStart w:id="6"/>
      <w:r w:rsidRPr="006E5914">
        <w:rPr>
          <w:rFonts w:cs="Arial"/>
          <w:sz w:val="28"/>
          <w:szCs w:val="28"/>
          <w:rtl/>
          <w:lang w:bidi="he-IL"/>
        </w:rPr>
        <w:t>ה</w:t>
      </w:r>
      <w:r w:rsidR="002F26F5">
        <w:rPr>
          <w:rFonts w:cs="Arial" w:hint="cs"/>
          <w:sz w:val="28"/>
          <w:szCs w:val="28"/>
          <w:rtl/>
          <w:lang w:bidi="he-IL"/>
        </w:rPr>
        <w:t>מטוטלת</w:t>
      </w:r>
      <w:r w:rsidRPr="006E5914">
        <w:rPr>
          <w:rFonts w:cs="Arial"/>
          <w:sz w:val="28"/>
          <w:szCs w:val="28"/>
          <w:rtl/>
          <w:lang w:bidi="he-IL"/>
        </w:rPr>
        <w:t xml:space="preserve"> </w:t>
      </w:r>
      <w:commentRangeEnd w:id="6"/>
      <w:r w:rsidR="00F93789" w:rsidRPr="006E5914">
        <w:rPr>
          <w:rStyle w:val="CommentReference"/>
          <w:rFonts w:cs="Arial"/>
          <w:sz w:val="28"/>
          <w:szCs w:val="28"/>
          <w:rtl/>
          <w:lang w:bidi="he-IL"/>
        </w:rPr>
        <w:commentReference w:id="6"/>
      </w:r>
      <w:r w:rsidRPr="006E5914">
        <w:rPr>
          <w:rFonts w:cs="Arial"/>
          <w:sz w:val="28"/>
          <w:szCs w:val="28"/>
          <w:rtl/>
          <w:lang w:bidi="he-IL"/>
        </w:rPr>
        <w:t>הכפול</w:t>
      </w:r>
      <w:r w:rsidR="002F26F5">
        <w:rPr>
          <w:rFonts w:cs="Arial" w:hint="cs"/>
          <w:sz w:val="28"/>
          <w:szCs w:val="28"/>
          <w:rtl/>
          <w:lang w:bidi="he-IL"/>
        </w:rPr>
        <w:t>ה</w:t>
      </w:r>
      <w:r w:rsidRPr="006E5914">
        <w:rPr>
          <w:rFonts w:cs="Arial"/>
          <w:sz w:val="28"/>
          <w:szCs w:val="28"/>
          <w:rtl/>
          <w:lang w:bidi="he-IL"/>
        </w:rPr>
        <w:t xml:space="preserve"> תלויה מאוד בתנאים ההתחלתיים</w:t>
      </w:r>
      <w:r w:rsidRPr="006E5914">
        <w:rPr>
          <w:rFonts w:cs="Arial"/>
          <w:sz w:val="28"/>
          <w:szCs w:val="28"/>
          <w:lang w:bidi="he-IL"/>
        </w:rPr>
        <w:t xml:space="preserve">, </w:t>
      </w:r>
      <w:r w:rsidRPr="006E5914">
        <w:rPr>
          <w:rFonts w:cs="Arial"/>
          <w:sz w:val="28"/>
          <w:szCs w:val="28"/>
          <w:rtl/>
          <w:lang w:bidi="he-IL"/>
        </w:rPr>
        <w:t>ובמיוחד בערכים של הזוויות ההתחלתיות</w:t>
      </w:r>
      <w:r w:rsidRPr="006E5914">
        <w:rPr>
          <w:rFonts w:cs="Arial"/>
          <w:sz w:val="28"/>
          <w:szCs w:val="28"/>
          <w:lang w:bidi="he-IL"/>
        </w:rPr>
        <w:t xml:space="preserve"> θ1 </w:t>
      </w:r>
      <w:r w:rsidRPr="006E5914">
        <w:rPr>
          <w:rFonts w:cs="Arial"/>
          <w:sz w:val="28"/>
          <w:szCs w:val="28"/>
          <w:rtl/>
          <w:lang w:bidi="he-IL"/>
        </w:rPr>
        <w:t>ו</w:t>
      </w:r>
      <w:r w:rsidRPr="006E5914">
        <w:rPr>
          <w:rFonts w:cs="Arial"/>
          <w:sz w:val="28"/>
          <w:szCs w:val="28"/>
          <w:lang w:bidi="he-IL"/>
        </w:rPr>
        <w:t xml:space="preserve">-θ2. </w:t>
      </w:r>
      <w:r w:rsidRPr="006E5914">
        <w:rPr>
          <w:rFonts w:cs="Arial"/>
          <w:sz w:val="28"/>
          <w:szCs w:val="28"/>
          <w:rtl/>
          <w:lang w:bidi="he-IL"/>
        </w:rPr>
        <w:t>המערכת נשארת יציבה עבור זוויות קטנות</w:t>
      </w:r>
      <w:r w:rsidRPr="006E5914">
        <w:rPr>
          <w:rFonts w:cs="Arial"/>
          <w:sz w:val="28"/>
          <w:szCs w:val="28"/>
          <w:rtl/>
        </w:rPr>
        <w:t xml:space="preserve"> (</w:t>
      </w:r>
      <w:r w:rsidRPr="006E5914">
        <w:rPr>
          <w:rFonts w:cs="Arial"/>
          <w:sz w:val="28"/>
          <w:szCs w:val="28"/>
          <w:rtl/>
          <w:lang w:bidi="he-IL"/>
        </w:rPr>
        <w:t>עד 75°), אך הכאוס מופיע בצורה עקבית כאשר אחת הזוויות או שתיהן מתקרבות או עוברות</w:t>
      </w:r>
      <w:r w:rsidRPr="006E5914">
        <w:rPr>
          <w:rFonts w:cs="Arial"/>
          <w:sz w:val="28"/>
          <w:szCs w:val="28"/>
          <w:rtl/>
        </w:rPr>
        <w:t xml:space="preserve"> </w:t>
      </w:r>
      <w:r w:rsidRPr="006E5914">
        <w:rPr>
          <w:rFonts w:cs="Arial"/>
          <w:sz w:val="28"/>
          <w:szCs w:val="28"/>
          <w:rtl/>
          <w:lang w:bidi="he-IL"/>
        </w:rPr>
        <w:t>את 90°</w:t>
      </w:r>
      <w:r w:rsidRPr="006E5914">
        <w:rPr>
          <w:rFonts w:cs="Arial"/>
          <w:sz w:val="28"/>
          <w:szCs w:val="28"/>
          <w:lang w:bidi="he-IL"/>
        </w:rPr>
        <w:t>.</w:t>
      </w:r>
    </w:p>
    <w:p w14:paraId="0C953881" w14:textId="77777777" w:rsidR="006E5914" w:rsidRPr="006E5914" w:rsidRDefault="006E5914" w:rsidP="006E5914">
      <w:pPr>
        <w:bidi/>
        <w:rPr>
          <w:rFonts w:cs="Arial"/>
          <w:b/>
          <w:bCs/>
          <w:sz w:val="28"/>
          <w:szCs w:val="28"/>
          <w:lang w:bidi="he-IL"/>
        </w:rPr>
      </w:pPr>
      <w:r w:rsidRPr="006E5914">
        <w:rPr>
          <w:rFonts w:cs="Arial"/>
          <w:b/>
          <w:bCs/>
          <w:sz w:val="28"/>
          <w:szCs w:val="28"/>
          <w:rtl/>
          <w:lang w:bidi="he-IL"/>
        </w:rPr>
        <w:t>סכום הזוויות לבדו אינו קובע כאוס</w:t>
      </w:r>
    </w:p>
    <w:p w14:paraId="53A56DD3" w14:textId="77777777" w:rsidR="006E5914" w:rsidRPr="006E5914" w:rsidRDefault="006E5914" w:rsidP="006E5914">
      <w:pPr>
        <w:bidi/>
        <w:rPr>
          <w:rFonts w:cs="Arial"/>
          <w:sz w:val="28"/>
          <w:szCs w:val="28"/>
          <w:lang w:bidi="he-IL"/>
        </w:rPr>
      </w:pPr>
      <w:r w:rsidRPr="006E5914">
        <w:rPr>
          <w:rFonts w:cs="Arial"/>
          <w:sz w:val="28"/>
          <w:szCs w:val="28"/>
          <w:rtl/>
          <w:lang w:bidi="he-IL"/>
        </w:rPr>
        <w:t>הסכום הכולל של</w:t>
      </w:r>
      <w:r w:rsidRPr="006E5914">
        <w:rPr>
          <w:rFonts w:cs="Arial"/>
          <w:sz w:val="28"/>
          <w:szCs w:val="28"/>
          <w:lang w:bidi="he-IL"/>
        </w:rPr>
        <w:t xml:space="preserve"> θ1 + θ2 </w:t>
      </w:r>
      <w:r w:rsidRPr="006E5914">
        <w:rPr>
          <w:rFonts w:cs="Arial"/>
          <w:sz w:val="28"/>
          <w:szCs w:val="28"/>
          <w:rtl/>
          <w:lang w:bidi="he-IL"/>
        </w:rPr>
        <w:t>אינו מנבא באופן אמין את הופעת הכאוס. שילובים</w:t>
      </w:r>
      <w:r w:rsidRPr="006E5914">
        <w:rPr>
          <w:rFonts w:cs="Arial"/>
          <w:sz w:val="28"/>
          <w:szCs w:val="28"/>
          <w:rtl/>
        </w:rPr>
        <w:t xml:space="preserve"> </w:t>
      </w:r>
      <w:r w:rsidRPr="006E5914">
        <w:rPr>
          <w:rFonts w:cs="Arial"/>
          <w:sz w:val="28"/>
          <w:szCs w:val="28"/>
          <w:rtl/>
          <w:lang w:bidi="he-IL"/>
        </w:rPr>
        <w:t>שונים של זוויות עם אותו סכום יכולים להניב תוצאות שונות — חלקן יציבות ואחרות כאוטיות</w:t>
      </w:r>
      <w:r w:rsidRPr="006E5914">
        <w:rPr>
          <w:rFonts w:cs="Arial"/>
          <w:sz w:val="28"/>
          <w:szCs w:val="28"/>
          <w:rtl/>
        </w:rPr>
        <w:t xml:space="preserve"> </w:t>
      </w:r>
      <w:r w:rsidRPr="006E5914">
        <w:rPr>
          <w:rFonts w:cs="Arial"/>
          <w:sz w:val="28"/>
          <w:szCs w:val="28"/>
          <w:lang w:bidi="he-IL"/>
        </w:rPr>
        <w:t xml:space="preserve">— </w:t>
      </w:r>
      <w:r w:rsidRPr="006E5914">
        <w:rPr>
          <w:rFonts w:cs="Arial"/>
          <w:sz w:val="28"/>
          <w:szCs w:val="28"/>
          <w:rtl/>
          <w:lang w:bidi="he-IL"/>
        </w:rPr>
        <w:t>מה שמעיד על כך שהאינטראקציה בין הזוויות חשובה יותר מהסכום הכולל שלהן</w:t>
      </w:r>
      <w:r w:rsidRPr="006E5914">
        <w:rPr>
          <w:rFonts w:cs="Arial"/>
          <w:sz w:val="28"/>
          <w:szCs w:val="28"/>
          <w:lang w:bidi="he-IL"/>
        </w:rPr>
        <w:t>.</w:t>
      </w:r>
    </w:p>
    <w:p w14:paraId="0C732401" w14:textId="77777777" w:rsidR="006E5914" w:rsidRPr="006E5914" w:rsidRDefault="006E5914" w:rsidP="006E5914">
      <w:pPr>
        <w:bidi/>
        <w:rPr>
          <w:rFonts w:cs="Arial"/>
          <w:b/>
          <w:bCs/>
          <w:sz w:val="28"/>
          <w:szCs w:val="28"/>
          <w:lang w:bidi="he-IL"/>
        </w:rPr>
      </w:pPr>
      <w:r w:rsidRPr="006E5914">
        <w:rPr>
          <w:rFonts w:cs="Arial"/>
          <w:b/>
          <w:bCs/>
          <w:sz w:val="28"/>
          <w:szCs w:val="28"/>
          <w:lang w:bidi="he-IL"/>
        </w:rPr>
        <w:t xml:space="preserve">θ1 </w:t>
      </w:r>
      <w:r w:rsidRPr="006E5914">
        <w:rPr>
          <w:rFonts w:cs="Arial"/>
          <w:b/>
          <w:bCs/>
          <w:sz w:val="28"/>
          <w:szCs w:val="28"/>
          <w:rtl/>
          <w:lang w:bidi="he-IL"/>
        </w:rPr>
        <w:t>משפיעה יותר על הופעת הכאוס</w:t>
      </w:r>
    </w:p>
    <w:p w14:paraId="3838E081" w14:textId="77777777" w:rsidR="006E5914" w:rsidRDefault="006E5914" w:rsidP="006E5914">
      <w:pPr>
        <w:bidi/>
        <w:rPr>
          <w:rFonts w:cs="Arial"/>
          <w:sz w:val="28"/>
          <w:szCs w:val="28"/>
          <w:lang w:bidi="he-IL"/>
        </w:rPr>
      </w:pPr>
      <w:r w:rsidRPr="006E5914">
        <w:rPr>
          <w:rFonts w:cs="Arial"/>
          <w:sz w:val="28"/>
          <w:szCs w:val="28"/>
          <w:rtl/>
          <w:lang w:bidi="he-IL"/>
        </w:rPr>
        <w:t>נראה שזווית הבנדול הראשון</w:t>
      </w:r>
      <w:r w:rsidRPr="006E5914">
        <w:rPr>
          <w:rFonts w:cs="Arial"/>
          <w:sz w:val="28"/>
          <w:szCs w:val="28"/>
          <w:lang w:bidi="he-IL"/>
        </w:rPr>
        <w:t xml:space="preserve">, θ1, </w:t>
      </w:r>
      <w:r w:rsidRPr="006E5914">
        <w:rPr>
          <w:rFonts w:cs="Arial"/>
          <w:sz w:val="28"/>
          <w:szCs w:val="28"/>
          <w:rtl/>
          <w:lang w:bidi="he-IL"/>
        </w:rPr>
        <w:t>משפיעה יותר על הופעת הכאוס. כאשר</w:t>
      </w:r>
      <w:r w:rsidRPr="006E5914">
        <w:rPr>
          <w:rFonts w:cs="Arial"/>
          <w:sz w:val="28"/>
          <w:szCs w:val="28"/>
          <w:rtl/>
        </w:rPr>
        <w:t xml:space="preserve"> </w:t>
      </w:r>
      <w:r w:rsidRPr="006E5914">
        <w:rPr>
          <w:rFonts w:cs="Arial"/>
          <w:sz w:val="28"/>
          <w:szCs w:val="28"/>
          <w:lang w:bidi="he-IL"/>
        </w:rPr>
        <w:t xml:space="preserve">θ1 </w:t>
      </w:r>
      <w:r w:rsidRPr="006E5914">
        <w:rPr>
          <w:rFonts w:cs="Arial"/>
          <w:sz w:val="28"/>
          <w:szCs w:val="28"/>
          <w:rtl/>
          <w:lang w:bidi="he-IL"/>
        </w:rPr>
        <w:t>גדולה (90° ומעלה), מופיע כאוס גם עבור ערכים נמוכים יחסית של</w:t>
      </w:r>
      <w:r w:rsidRPr="006E5914">
        <w:rPr>
          <w:rFonts w:cs="Arial"/>
          <w:sz w:val="28"/>
          <w:szCs w:val="28"/>
          <w:lang w:bidi="he-IL"/>
        </w:rPr>
        <w:t xml:space="preserve"> θ2. </w:t>
      </w:r>
      <w:r w:rsidRPr="006E5914">
        <w:rPr>
          <w:rFonts w:cs="Arial"/>
          <w:sz w:val="28"/>
          <w:szCs w:val="28"/>
          <w:rtl/>
          <w:lang w:bidi="he-IL"/>
        </w:rPr>
        <w:t>הדבר מצביע על</w:t>
      </w:r>
      <w:r w:rsidRPr="006E5914">
        <w:rPr>
          <w:rFonts w:cs="Arial"/>
          <w:sz w:val="28"/>
          <w:szCs w:val="28"/>
          <w:rtl/>
        </w:rPr>
        <w:t xml:space="preserve"> </w:t>
      </w:r>
      <w:r w:rsidRPr="006E5914">
        <w:rPr>
          <w:rFonts w:cs="Arial"/>
          <w:sz w:val="28"/>
          <w:szCs w:val="28"/>
          <w:rtl/>
          <w:lang w:bidi="he-IL"/>
        </w:rPr>
        <w:t>כך שהתנועה של הבנדול העליון, אשר משפיעה ישירות על המסה השנייה, היא קריטית לערעור</w:t>
      </w:r>
      <w:r w:rsidRPr="006E5914">
        <w:rPr>
          <w:rFonts w:cs="Arial"/>
          <w:sz w:val="28"/>
          <w:szCs w:val="28"/>
          <w:rtl/>
        </w:rPr>
        <w:t xml:space="preserve"> </w:t>
      </w:r>
      <w:r w:rsidRPr="006E5914">
        <w:rPr>
          <w:rFonts w:cs="Arial"/>
          <w:sz w:val="28"/>
          <w:szCs w:val="28"/>
          <w:rtl/>
          <w:lang w:bidi="he-IL"/>
        </w:rPr>
        <w:t>היציבות של המערכת</w:t>
      </w:r>
      <w:r w:rsidRPr="006E5914">
        <w:rPr>
          <w:rFonts w:cs="Arial"/>
          <w:sz w:val="28"/>
          <w:szCs w:val="28"/>
          <w:lang w:bidi="he-IL"/>
        </w:rPr>
        <w:t>.</w:t>
      </w:r>
    </w:p>
    <w:p w14:paraId="49E3E3B8" w14:textId="5D96779D" w:rsidR="00524D40" w:rsidRPr="006E5914" w:rsidRDefault="00524D40" w:rsidP="00524D40">
      <w:pPr>
        <w:bidi/>
        <w:rPr>
          <w:rFonts w:cs="Arial"/>
          <w:sz w:val="28"/>
          <w:szCs w:val="28"/>
          <w:lang w:bidi="he-IL"/>
        </w:rPr>
      </w:pPr>
      <w:r w:rsidRPr="00524D40">
        <w:rPr>
          <w:rFonts w:cs="Arial"/>
          <w:b/>
          <w:bCs/>
          <w:sz w:val="28"/>
          <w:szCs w:val="28"/>
          <w:rtl/>
          <w:lang w:bidi="he-IL"/>
        </w:rPr>
        <w:lastRenderedPageBreak/>
        <w:t>השפעת סימטריה בזוויות ההתחלתיות</w:t>
      </w:r>
      <w:r w:rsidRPr="00524D40">
        <w:rPr>
          <w:rFonts w:cs="Arial"/>
          <w:b/>
          <w:bCs/>
          <w:sz w:val="28"/>
          <w:szCs w:val="28"/>
          <w:lang w:bidi="he-IL"/>
        </w:rPr>
        <w:t>:</w:t>
      </w:r>
      <w:r w:rsidRPr="00524D40">
        <w:rPr>
          <w:rFonts w:cs="Arial"/>
          <w:sz w:val="28"/>
          <w:szCs w:val="28"/>
          <w:lang w:bidi="he-IL"/>
        </w:rPr>
        <w:br/>
      </w:r>
      <w:r w:rsidRPr="00524D40">
        <w:rPr>
          <w:rFonts w:cs="Arial"/>
          <w:sz w:val="28"/>
          <w:szCs w:val="28"/>
          <w:rtl/>
          <w:lang w:bidi="he-IL"/>
        </w:rPr>
        <w:t xml:space="preserve">מהתוצאות עולה כי המערכת נוטה ליציבות גבוהה יותר כאשר הזוויות ההתחלתיות של שני </w:t>
      </w:r>
      <w:commentRangeStart w:id="7"/>
      <w:r w:rsidRPr="00524D40">
        <w:rPr>
          <w:rFonts w:cs="Arial"/>
          <w:sz w:val="28"/>
          <w:szCs w:val="28"/>
          <w:rtl/>
          <w:lang w:bidi="he-IL"/>
        </w:rPr>
        <w:t>ה</w:t>
      </w:r>
      <w:r w:rsidR="002F26F5">
        <w:rPr>
          <w:rFonts w:cs="Arial" w:hint="cs"/>
          <w:sz w:val="28"/>
          <w:szCs w:val="28"/>
          <w:rtl/>
          <w:lang w:bidi="he-IL"/>
        </w:rPr>
        <w:t>מטוטלת</w:t>
      </w:r>
      <w:r w:rsidR="002F26F5" w:rsidRPr="006E5914">
        <w:rPr>
          <w:rFonts w:cs="Arial"/>
          <w:sz w:val="28"/>
          <w:szCs w:val="28"/>
          <w:rtl/>
          <w:lang w:bidi="he-IL"/>
        </w:rPr>
        <w:t xml:space="preserve"> </w:t>
      </w:r>
      <w:commentRangeStart w:id="8"/>
      <w:commentRangeEnd w:id="8"/>
      <w:r w:rsidR="002F26F5" w:rsidRPr="00524D40">
        <w:rPr>
          <w:rStyle w:val="CommentReference"/>
          <w:rFonts w:cs="Arial"/>
          <w:sz w:val="28"/>
          <w:szCs w:val="28"/>
          <w:rtl/>
          <w:lang w:bidi="he-IL"/>
        </w:rPr>
        <w:commentReference w:id="8"/>
      </w:r>
      <w:r w:rsidRPr="00524D40">
        <w:rPr>
          <w:rFonts w:cs="Arial"/>
          <w:sz w:val="28"/>
          <w:szCs w:val="28"/>
          <w:rtl/>
          <w:lang w:bidi="he-IL"/>
        </w:rPr>
        <w:t xml:space="preserve"> </w:t>
      </w:r>
      <w:commentRangeEnd w:id="7"/>
      <w:r w:rsidR="00F93789" w:rsidRPr="00524D40">
        <w:rPr>
          <w:rStyle w:val="CommentReference"/>
          <w:rFonts w:cs="Arial"/>
          <w:sz w:val="28"/>
          <w:szCs w:val="28"/>
          <w:rtl/>
          <w:lang w:bidi="he-IL"/>
        </w:rPr>
        <w:commentReference w:id="7"/>
      </w:r>
      <w:r w:rsidRPr="00524D40">
        <w:rPr>
          <w:rFonts w:cs="Arial"/>
          <w:sz w:val="28"/>
          <w:szCs w:val="28"/>
          <w:rtl/>
          <w:lang w:bidi="he-IL"/>
        </w:rPr>
        <w:t>זהות או קרובות מאוד זו לזו. לדוגמה, הצירוף</w:t>
      </w:r>
      <w:r w:rsidRPr="00524D40">
        <w:rPr>
          <w:rFonts w:cs="Arial"/>
          <w:sz w:val="28"/>
          <w:szCs w:val="28"/>
          <w:lang w:bidi="he-IL"/>
        </w:rPr>
        <w:t xml:space="preserve"> (θ₁ = 60°, θ₂ = 60°) </w:t>
      </w:r>
      <w:r w:rsidRPr="00524D40">
        <w:rPr>
          <w:rFonts w:cs="Arial"/>
          <w:sz w:val="28"/>
          <w:szCs w:val="28"/>
          <w:rtl/>
          <w:lang w:bidi="he-IL"/>
        </w:rPr>
        <w:t>הוביל לתנועה יציבה ללא סימנים של כאוס, למרות שערכים דומים שבהם אחת הזוויות הייתה גבוהה יותר (כמו 60°</w:t>
      </w:r>
      <w:r>
        <w:rPr>
          <w:rFonts w:cs="Arial" w:hint="cs"/>
          <w:sz w:val="28"/>
          <w:szCs w:val="28"/>
          <w:rtl/>
          <w:lang w:bidi="he-IL"/>
        </w:rPr>
        <w:t xml:space="preserve">  </w:t>
      </w:r>
      <w:r w:rsidRPr="00524D40">
        <w:rPr>
          <w:rFonts w:cs="Arial"/>
          <w:sz w:val="28"/>
          <w:szCs w:val="28"/>
          <w:lang w:bidi="he-IL"/>
        </w:rPr>
        <w:t>θ₁ =</w:t>
      </w:r>
      <w:r w:rsidRPr="00524D40">
        <w:rPr>
          <w:rFonts w:cs="Arial"/>
          <w:sz w:val="28"/>
          <w:szCs w:val="28"/>
          <w:rtl/>
          <w:lang w:bidi="he-IL"/>
        </w:rPr>
        <w:t>,</w:t>
      </w:r>
      <w:r>
        <w:rPr>
          <w:rFonts w:cs="Arial" w:hint="cs"/>
          <w:sz w:val="28"/>
          <w:szCs w:val="28"/>
          <w:rtl/>
          <w:lang w:bidi="he-IL"/>
        </w:rPr>
        <w:t xml:space="preserve"> 45</w:t>
      </w:r>
      <w:r w:rsidRPr="00524D40">
        <w:rPr>
          <w:rFonts w:cs="Arial"/>
          <w:sz w:val="28"/>
          <w:szCs w:val="28"/>
          <w:rtl/>
          <w:lang w:bidi="he-IL"/>
        </w:rPr>
        <w:t>°</w:t>
      </w:r>
      <w:r>
        <w:rPr>
          <w:rFonts w:cs="Arial" w:hint="cs"/>
          <w:sz w:val="28"/>
          <w:szCs w:val="28"/>
          <w:rtl/>
          <w:lang w:bidi="he-IL"/>
        </w:rPr>
        <w:t xml:space="preserve"> </w:t>
      </w:r>
      <w:r w:rsidRPr="00524D40">
        <w:rPr>
          <w:rFonts w:cs="Arial"/>
          <w:sz w:val="28"/>
          <w:szCs w:val="28"/>
          <w:lang w:bidi="he-IL"/>
        </w:rPr>
        <w:t>θ₂ =</w:t>
      </w:r>
      <w:r w:rsidRPr="00524D40">
        <w:rPr>
          <w:rFonts w:cs="Arial"/>
          <w:sz w:val="28"/>
          <w:szCs w:val="28"/>
          <w:rtl/>
          <w:lang w:bidi="he-IL"/>
        </w:rPr>
        <w:t>) כבר הציגו התנהגות כאוטית. ממצא זה מצביע על כך שסימטריה בין הזוויות עשויה לתרום לאיזון פנימי במערכת ולהפחתת ההשפעה הדינמית ההדדית שגורמת לאי-יציבות</w:t>
      </w:r>
      <w:r w:rsidRPr="00524D40">
        <w:rPr>
          <w:rFonts w:cs="Arial"/>
          <w:sz w:val="28"/>
          <w:szCs w:val="28"/>
          <w:lang w:bidi="he-IL"/>
        </w:rPr>
        <w:t>.</w:t>
      </w:r>
    </w:p>
    <w:p w14:paraId="3A3F14C8" w14:textId="77777777" w:rsidR="006E5914" w:rsidRPr="006E5914" w:rsidRDefault="006E5914" w:rsidP="006E5914">
      <w:pPr>
        <w:bidi/>
        <w:rPr>
          <w:rFonts w:cs="Arial"/>
          <w:b/>
          <w:bCs/>
          <w:sz w:val="28"/>
          <w:szCs w:val="28"/>
          <w:lang w:bidi="he-IL"/>
        </w:rPr>
      </w:pPr>
      <w:r w:rsidRPr="006E5914">
        <w:rPr>
          <w:rFonts w:cs="Arial"/>
          <w:b/>
          <w:bCs/>
          <w:sz w:val="28"/>
          <w:szCs w:val="28"/>
          <w:rtl/>
          <w:lang w:bidi="he-IL"/>
        </w:rPr>
        <w:t>קיימים אזורים יציבים בזוויות נמוכות ובינוניות</w:t>
      </w:r>
    </w:p>
    <w:p w14:paraId="210D1C7E" w14:textId="5E0C521A" w:rsidR="006E5914" w:rsidRDefault="006E5914" w:rsidP="006E5914">
      <w:pPr>
        <w:bidi/>
        <w:rPr>
          <w:rFonts w:cs="Arial"/>
          <w:sz w:val="28"/>
          <w:szCs w:val="28"/>
          <w:lang w:bidi="he-IL"/>
        </w:rPr>
      </w:pPr>
      <w:r w:rsidRPr="006E5914">
        <w:rPr>
          <w:rFonts w:cs="Arial"/>
          <w:sz w:val="28"/>
          <w:szCs w:val="28"/>
          <w:rtl/>
          <w:lang w:bidi="he-IL"/>
        </w:rPr>
        <w:t>עבור</w:t>
      </w:r>
      <w:r w:rsidRPr="006E5914">
        <w:rPr>
          <w:rFonts w:cs="Arial"/>
          <w:sz w:val="28"/>
          <w:szCs w:val="28"/>
          <w:lang w:bidi="he-IL"/>
        </w:rPr>
        <w:t xml:space="preserve"> θ1 ≤ </w:t>
      </w:r>
      <w:r w:rsidR="001D0B75">
        <w:rPr>
          <w:rFonts w:cs="Arial"/>
          <w:sz w:val="28"/>
          <w:szCs w:val="28"/>
          <w:lang w:bidi="he-IL"/>
        </w:rPr>
        <w:t>60</w:t>
      </w:r>
      <w:r w:rsidRPr="006E5914">
        <w:rPr>
          <w:rFonts w:cs="Arial"/>
          <w:sz w:val="28"/>
          <w:szCs w:val="28"/>
          <w:lang w:bidi="he-IL"/>
        </w:rPr>
        <w:t xml:space="preserve">° </w:t>
      </w:r>
      <w:r w:rsidRPr="006E5914">
        <w:rPr>
          <w:rFonts w:cs="Arial"/>
          <w:sz w:val="28"/>
          <w:szCs w:val="28"/>
          <w:rtl/>
          <w:lang w:bidi="he-IL"/>
        </w:rPr>
        <w:t>ו</w:t>
      </w:r>
      <w:r w:rsidRPr="006E5914">
        <w:rPr>
          <w:rFonts w:cs="Arial"/>
          <w:sz w:val="28"/>
          <w:szCs w:val="28"/>
          <w:lang w:bidi="he-IL"/>
        </w:rPr>
        <w:t xml:space="preserve">-θ2 ≤ 90°, </w:t>
      </w:r>
      <w:r w:rsidRPr="006E5914">
        <w:rPr>
          <w:rFonts w:cs="Arial"/>
          <w:sz w:val="28"/>
          <w:szCs w:val="28"/>
          <w:rtl/>
          <w:lang w:bidi="he-IL"/>
        </w:rPr>
        <w:t>המערכת בדרך כלל נשארת לא-כאוטית, מה</w:t>
      </w:r>
      <w:r w:rsidRPr="006E5914">
        <w:rPr>
          <w:rFonts w:cs="Arial"/>
          <w:sz w:val="28"/>
          <w:szCs w:val="28"/>
          <w:rtl/>
        </w:rPr>
        <w:t xml:space="preserve"> </w:t>
      </w:r>
      <w:r w:rsidRPr="006E5914">
        <w:rPr>
          <w:rFonts w:cs="Arial"/>
          <w:sz w:val="28"/>
          <w:szCs w:val="28"/>
          <w:rtl/>
          <w:lang w:bidi="he-IL"/>
        </w:rPr>
        <w:t>שמעיד על אזור יציב יחסית במרחב הפאזות. ממצאים אלה עשויים לשמש לתכנון ניסויים או</w:t>
      </w:r>
      <w:r w:rsidRPr="006E5914">
        <w:rPr>
          <w:rFonts w:cs="Arial"/>
          <w:sz w:val="28"/>
          <w:szCs w:val="28"/>
          <w:rtl/>
        </w:rPr>
        <w:t xml:space="preserve"> </w:t>
      </w:r>
      <w:r w:rsidRPr="006E5914">
        <w:rPr>
          <w:rFonts w:cs="Arial"/>
          <w:sz w:val="28"/>
          <w:szCs w:val="28"/>
          <w:rtl/>
          <w:lang w:bidi="he-IL"/>
        </w:rPr>
        <w:t>מכשירים שנועדו להימנע מהתנהגות כאוטית</w:t>
      </w:r>
      <w:r w:rsidRPr="006E5914">
        <w:rPr>
          <w:rFonts w:cs="Arial"/>
          <w:sz w:val="28"/>
          <w:szCs w:val="28"/>
          <w:lang w:bidi="he-IL"/>
        </w:rPr>
        <w:t>.</w:t>
      </w:r>
    </w:p>
    <w:p w14:paraId="230B2702" w14:textId="77777777" w:rsidR="001D0B75" w:rsidRDefault="001D0B75" w:rsidP="001D0B75">
      <w:pPr>
        <w:bidi/>
        <w:rPr>
          <w:rFonts w:cs="Arial"/>
          <w:sz w:val="28"/>
          <w:szCs w:val="28"/>
          <w:lang w:bidi="he-IL"/>
        </w:rPr>
      </w:pPr>
    </w:p>
    <w:p w14:paraId="0A94FA37" w14:textId="6BADF0CD" w:rsidR="001D0B75" w:rsidRPr="001D0B75" w:rsidRDefault="003F4381" w:rsidP="001D0B75">
      <w:pPr>
        <w:bidi/>
        <w:rPr>
          <w:rFonts w:cs="Arial"/>
          <w:sz w:val="28"/>
          <w:szCs w:val="28"/>
          <w:lang w:bidi="he-IL"/>
        </w:rPr>
      </w:pPr>
      <w:r w:rsidRPr="001D0B75">
        <w:rPr>
          <w:rFonts w:cs="Arial"/>
          <w:noProof/>
          <w:sz w:val="28"/>
          <w:szCs w:val="28"/>
          <w:lang w:bidi="he-IL"/>
        </w:rPr>
        <w:drawing>
          <wp:anchor distT="0" distB="0" distL="114300" distR="114300" simplePos="0" relativeHeight="251659264" behindDoc="0" locked="0" layoutInCell="1" allowOverlap="1" wp14:anchorId="48963500" wp14:editId="58A81A51">
            <wp:simplePos x="0" y="0"/>
            <wp:positionH relativeFrom="page">
              <wp:align>left</wp:align>
            </wp:positionH>
            <wp:positionV relativeFrom="paragraph">
              <wp:posOffset>784375</wp:posOffset>
            </wp:positionV>
            <wp:extent cx="3803872" cy="2577465"/>
            <wp:effectExtent l="0" t="0" r="6350" b="0"/>
            <wp:wrapNone/>
            <wp:docPr id="176440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9852" name=""/>
                    <pic:cNvPicPr/>
                  </pic:nvPicPr>
                  <pic:blipFill>
                    <a:blip r:embed="rId13">
                      <a:extLst>
                        <a:ext uri="{28A0092B-C50C-407E-A947-70E740481C1C}">
                          <a14:useLocalDpi xmlns:a14="http://schemas.microsoft.com/office/drawing/2010/main" val="0"/>
                        </a:ext>
                      </a:extLst>
                    </a:blip>
                    <a:stretch>
                      <a:fillRect/>
                    </a:stretch>
                  </pic:blipFill>
                  <pic:spPr>
                    <a:xfrm>
                      <a:off x="0" y="0"/>
                      <a:ext cx="3803872" cy="2577465"/>
                    </a:xfrm>
                    <a:prstGeom prst="rect">
                      <a:avLst/>
                    </a:prstGeom>
                  </pic:spPr>
                </pic:pic>
              </a:graphicData>
            </a:graphic>
            <wp14:sizeRelH relativeFrom="page">
              <wp14:pctWidth>0</wp14:pctWidth>
            </wp14:sizeRelH>
            <wp14:sizeRelV relativeFrom="page">
              <wp14:pctHeight>0</wp14:pctHeight>
            </wp14:sizeRelV>
          </wp:anchor>
        </w:drawing>
      </w:r>
      <w:r w:rsidR="001D0B75" w:rsidRPr="001D0B75">
        <w:rPr>
          <w:rFonts w:cs="Arial"/>
          <w:sz w:val="28"/>
          <w:szCs w:val="28"/>
          <w:rtl/>
          <w:lang w:bidi="he-IL"/>
        </w:rPr>
        <w:t xml:space="preserve">הנה דוגמה </w:t>
      </w:r>
      <w:r w:rsidR="002F26F5" w:rsidRPr="001D0B75">
        <w:rPr>
          <w:rFonts w:cs="Arial"/>
          <w:sz w:val="28"/>
          <w:szCs w:val="28"/>
          <w:rtl/>
          <w:lang w:bidi="he-IL"/>
        </w:rPr>
        <w:t xml:space="preserve">לגרף כאוטי </w:t>
      </w:r>
      <w:r w:rsidR="002F26F5">
        <w:rPr>
          <w:rFonts w:cs="Arial" w:hint="cs"/>
          <w:sz w:val="28"/>
          <w:szCs w:val="28"/>
          <w:rtl/>
          <w:lang w:bidi="he-IL"/>
        </w:rPr>
        <w:t>ו</w:t>
      </w:r>
      <w:commentRangeStart w:id="9"/>
      <w:r w:rsidR="001D0B75" w:rsidRPr="001D0B75">
        <w:rPr>
          <w:rFonts w:cs="Arial"/>
          <w:sz w:val="28"/>
          <w:szCs w:val="28"/>
          <w:rtl/>
          <w:lang w:bidi="he-IL"/>
        </w:rPr>
        <w:t xml:space="preserve">לגרף </w:t>
      </w:r>
      <w:r w:rsidR="002F26F5">
        <w:rPr>
          <w:rFonts w:cs="Arial" w:hint="cs"/>
          <w:sz w:val="28"/>
          <w:szCs w:val="28"/>
          <w:rtl/>
          <w:lang w:bidi="he-IL"/>
        </w:rPr>
        <w:t xml:space="preserve">יותר </w:t>
      </w:r>
      <w:r w:rsidR="001D0B75" w:rsidRPr="001D0B75">
        <w:rPr>
          <w:rFonts w:cs="Arial"/>
          <w:sz w:val="28"/>
          <w:szCs w:val="28"/>
          <w:rtl/>
          <w:lang w:bidi="he-IL"/>
        </w:rPr>
        <w:t>יציב</w:t>
      </w:r>
      <w:r w:rsidR="001D0B75" w:rsidRPr="001D0B75">
        <w:rPr>
          <w:rFonts w:cs="Arial"/>
          <w:sz w:val="28"/>
          <w:szCs w:val="28"/>
          <w:lang w:bidi="he-IL"/>
        </w:rPr>
        <w:t>.</w:t>
      </w:r>
      <w:commentRangeEnd w:id="9"/>
      <w:r w:rsidR="00F93789" w:rsidRPr="001D0B75">
        <w:rPr>
          <w:rStyle w:val="CommentReference"/>
          <w:rFonts w:cs="Arial"/>
          <w:sz w:val="28"/>
          <w:szCs w:val="28"/>
          <w:lang w:bidi="he-IL"/>
        </w:rPr>
        <w:commentReference w:id="9"/>
      </w:r>
      <w:r w:rsidR="001D0B75" w:rsidRPr="001D0B75">
        <w:rPr>
          <w:rFonts w:cs="Arial"/>
          <w:sz w:val="28"/>
          <w:szCs w:val="28"/>
          <w:lang w:bidi="he-IL"/>
        </w:rPr>
        <w:br/>
      </w:r>
      <w:r w:rsidR="001D0B75" w:rsidRPr="001D0B75">
        <w:rPr>
          <w:rFonts w:cs="Arial"/>
          <w:sz w:val="28"/>
          <w:szCs w:val="28"/>
          <w:rtl/>
          <w:lang w:bidi="he-IL"/>
        </w:rPr>
        <w:t>בשניהם יש זווית גדולה אחת, אך האחד כאוטי והשני יציב, וזה מראה ש</w:t>
      </w:r>
      <w:r w:rsidR="001D0B75" w:rsidRPr="001D0B75">
        <w:rPr>
          <w:rFonts w:cs="Arial"/>
          <w:sz w:val="28"/>
          <w:szCs w:val="28"/>
          <w:lang w:bidi="he-IL"/>
        </w:rPr>
        <w:t xml:space="preserve">-θ₁ </w:t>
      </w:r>
      <w:r w:rsidR="001D0B75" w:rsidRPr="001D0B75">
        <w:rPr>
          <w:rFonts w:cs="Arial"/>
          <w:sz w:val="28"/>
          <w:szCs w:val="28"/>
          <w:rtl/>
          <w:lang w:bidi="he-IL"/>
        </w:rPr>
        <w:t>חשוב יותר מ</w:t>
      </w:r>
      <w:r w:rsidR="001D0B75" w:rsidRPr="001D0B75">
        <w:rPr>
          <w:rFonts w:cs="Arial"/>
          <w:sz w:val="28"/>
          <w:szCs w:val="28"/>
          <w:lang w:bidi="he-IL"/>
        </w:rPr>
        <w:t>-θ₂.</w:t>
      </w:r>
    </w:p>
    <w:p w14:paraId="4263C11C" w14:textId="7F4DC03E" w:rsidR="00DE2DD6" w:rsidRDefault="003F4381">
      <w:pPr>
        <w:rPr>
          <w:rFonts w:cs="Arial"/>
          <w:sz w:val="28"/>
          <w:szCs w:val="28"/>
          <w:lang w:bidi="he-IL"/>
        </w:rPr>
      </w:pPr>
      <w:r w:rsidRPr="001D0B75">
        <w:rPr>
          <w:rFonts w:cs="Arial"/>
          <w:noProof/>
          <w:sz w:val="28"/>
          <w:szCs w:val="28"/>
          <w:lang w:bidi="he-IL"/>
        </w:rPr>
        <w:drawing>
          <wp:anchor distT="0" distB="0" distL="114300" distR="114300" simplePos="0" relativeHeight="251660288" behindDoc="0" locked="0" layoutInCell="1" allowOverlap="1" wp14:anchorId="15DDC9E7" wp14:editId="7D49A6C6">
            <wp:simplePos x="0" y="0"/>
            <wp:positionH relativeFrom="margin">
              <wp:posOffset>2990850</wp:posOffset>
            </wp:positionH>
            <wp:positionV relativeFrom="paragraph">
              <wp:posOffset>13335</wp:posOffset>
            </wp:positionV>
            <wp:extent cx="3688080" cy="2493010"/>
            <wp:effectExtent l="0" t="0" r="7620" b="2540"/>
            <wp:wrapNone/>
            <wp:docPr id="181129952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99525" name="Picture 1"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88080" cy="2493010"/>
                    </a:xfrm>
                    <a:prstGeom prst="rect">
                      <a:avLst/>
                    </a:prstGeom>
                  </pic:spPr>
                </pic:pic>
              </a:graphicData>
            </a:graphic>
            <wp14:sizeRelH relativeFrom="page">
              <wp14:pctWidth>0</wp14:pctWidth>
            </wp14:sizeRelH>
            <wp14:sizeRelV relativeFrom="page">
              <wp14:pctHeight>0</wp14:pctHeight>
            </wp14:sizeRelV>
          </wp:anchor>
        </w:drawing>
      </w:r>
    </w:p>
    <w:p w14:paraId="3AB9C213" w14:textId="4F68B614" w:rsidR="00DE2DD6" w:rsidRDefault="00DE2DD6">
      <w:pPr>
        <w:rPr>
          <w:rFonts w:cs="Arial"/>
          <w:sz w:val="28"/>
          <w:szCs w:val="28"/>
          <w:lang w:bidi="he-IL"/>
        </w:rPr>
      </w:pPr>
    </w:p>
    <w:p w14:paraId="436A7A8A" w14:textId="7CF30F45" w:rsidR="00DE2DD6" w:rsidRDefault="00DE2DD6">
      <w:pPr>
        <w:rPr>
          <w:rFonts w:cs="Arial"/>
          <w:sz w:val="28"/>
          <w:szCs w:val="28"/>
          <w:lang w:bidi="he-IL"/>
        </w:rPr>
      </w:pPr>
    </w:p>
    <w:p w14:paraId="0074FE60" w14:textId="0B3DC37C" w:rsidR="00DE2DD6" w:rsidRDefault="00DE2DD6">
      <w:pPr>
        <w:rPr>
          <w:rFonts w:cs="Arial"/>
          <w:sz w:val="28"/>
          <w:szCs w:val="28"/>
          <w:lang w:bidi="he-IL"/>
        </w:rPr>
      </w:pPr>
    </w:p>
    <w:p w14:paraId="369C7A1C" w14:textId="61692E8D" w:rsidR="00DE2DD6" w:rsidRDefault="00DE2DD6">
      <w:pPr>
        <w:rPr>
          <w:rFonts w:cs="Arial"/>
          <w:sz w:val="28"/>
          <w:szCs w:val="28"/>
          <w:lang w:bidi="he-IL"/>
        </w:rPr>
      </w:pPr>
    </w:p>
    <w:p w14:paraId="656035F3" w14:textId="526ACB7F" w:rsidR="00DE2DD6" w:rsidRDefault="00DE2DD6">
      <w:pPr>
        <w:rPr>
          <w:rFonts w:cs="Arial"/>
          <w:sz w:val="28"/>
          <w:szCs w:val="28"/>
          <w:lang w:bidi="he-IL"/>
        </w:rPr>
      </w:pPr>
    </w:p>
    <w:p w14:paraId="77045E34" w14:textId="425CD888" w:rsidR="00DE2DD6" w:rsidRPr="003F4381" w:rsidRDefault="00DE2DD6" w:rsidP="003F4381">
      <w:pPr>
        <w:bidi/>
        <w:rPr>
          <w:rFonts w:cs="Arial"/>
          <w:sz w:val="28"/>
          <w:szCs w:val="28"/>
          <w:lang w:bidi="he-IL"/>
        </w:rPr>
      </w:pPr>
    </w:p>
    <w:p w14:paraId="6A9672CE" w14:textId="77777777" w:rsidR="003F4381" w:rsidRDefault="003F4381" w:rsidP="003F4381">
      <w:pPr>
        <w:bidi/>
        <w:rPr>
          <w:rFonts w:cs="Arial"/>
          <w:sz w:val="28"/>
          <w:szCs w:val="28"/>
          <w:lang w:bidi="he-IL"/>
        </w:rPr>
      </w:pPr>
    </w:p>
    <w:p w14:paraId="72777F8C" w14:textId="77777777" w:rsidR="003F4381" w:rsidRDefault="003F4381" w:rsidP="003F4381">
      <w:pPr>
        <w:bidi/>
        <w:rPr>
          <w:rFonts w:cs="Arial"/>
          <w:sz w:val="28"/>
          <w:szCs w:val="28"/>
          <w:lang w:bidi="he-IL"/>
        </w:rPr>
      </w:pPr>
    </w:p>
    <w:p w14:paraId="58F1D825" w14:textId="77777777" w:rsidR="003F4381" w:rsidRDefault="003F4381" w:rsidP="003F4381">
      <w:pPr>
        <w:bidi/>
        <w:rPr>
          <w:rFonts w:cs="Arial"/>
          <w:sz w:val="28"/>
          <w:szCs w:val="28"/>
          <w:lang w:bidi="he-IL"/>
        </w:rPr>
      </w:pPr>
    </w:p>
    <w:p w14:paraId="3846CC00" w14:textId="77777777" w:rsidR="003F4381" w:rsidRDefault="003F4381" w:rsidP="003F4381">
      <w:pPr>
        <w:bidi/>
        <w:rPr>
          <w:rFonts w:cs="Arial"/>
          <w:sz w:val="28"/>
          <w:szCs w:val="28"/>
          <w:lang w:bidi="he-IL"/>
        </w:rPr>
      </w:pPr>
    </w:p>
    <w:p w14:paraId="2DFAEBBF" w14:textId="530264AC" w:rsidR="00DE2DD6" w:rsidRDefault="003F4381" w:rsidP="003F4381">
      <w:pPr>
        <w:bidi/>
        <w:rPr>
          <w:rFonts w:cs="Arial"/>
          <w:sz w:val="28"/>
          <w:szCs w:val="28"/>
          <w:lang w:bidi="he-IL"/>
        </w:rPr>
      </w:pPr>
      <w:r w:rsidRPr="003F4381">
        <w:rPr>
          <w:rFonts w:cs="Arial"/>
          <w:sz w:val="28"/>
          <w:szCs w:val="28"/>
          <w:rtl/>
          <w:lang w:bidi="he-IL"/>
        </w:rPr>
        <w:lastRenderedPageBreak/>
        <w:t>זוהי דוגמה לכך שסימטריה בזוויות חשובה וגורמת לפחות כאוס במערכת</w:t>
      </w:r>
      <w:r>
        <w:rPr>
          <w:rFonts w:cs="Arial"/>
          <w:sz w:val="28"/>
          <w:szCs w:val="28"/>
          <w:lang w:bidi="he-IL"/>
        </w:rPr>
        <w:t>:</w:t>
      </w:r>
    </w:p>
    <w:p w14:paraId="37C2193D" w14:textId="1DDD0BEE" w:rsidR="003F4381" w:rsidRDefault="003F4381" w:rsidP="003F4381">
      <w:pPr>
        <w:bidi/>
        <w:rPr>
          <w:rFonts w:cs="Arial"/>
          <w:sz w:val="28"/>
          <w:szCs w:val="28"/>
          <w:lang w:bidi="he-IL"/>
        </w:rPr>
      </w:pPr>
      <w:r w:rsidRPr="003F4381">
        <w:rPr>
          <w:rFonts w:cs="Arial"/>
          <w:noProof/>
          <w:sz w:val="28"/>
          <w:szCs w:val="28"/>
          <w:rtl/>
          <w:lang w:bidi="he-IL"/>
        </w:rPr>
        <w:drawing>
          <wp:anchor distT="0" distB="0" distL="114300" distR="114300" simplePos="0" relativeHeight="251661312" behindDoc="0" locked="0" layoutInCell="1" allowOverlap="1" wp14:anchorId="1D78E998" wp14:editId="0BB09881">
            <wp:simplePos x="0" y="0"/>
            <wp:positionH relativeFrom="column">
              <wp:posOffset>-561976</wp:posOffset>
            </wp:positionH>
            <wp:positionV relativeFrom="paragraph">
              <wp:posOffset>132715</wp:posOffset>
            </wp:positionV>
            <wp:extent cx="3324225" cy="2270760"/>
            <wp:effectExtent l="0" t="0" r="9525" b="0"/>
            <wp:wrapNone/>
            <wp:docPr id="15822880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8803" name="Picture 1" descr="A graph with blue and orange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24225" cy="2270760"/>
                    </a:xfrm>
                    <a:prstGeom prst="rect">
                      <a:avLst/>
                    </a:prstGeom>
                  </pic:spPr>
                </pic:pic>
              </a:graphicData>
            </a:graphic>
            <wp14:sizeRelH relativeFrom="page">
              <wp14:pctWidth>0</wp14:pctWidth>
            </wp14:sizeRelH>
            <wp14:sizeRelV relativeFrom="page">
              <wp14:pctHeight>0</wp14:pctHeight>
            </wp14:sizeRelV>
          </wp:anchor>
        </w:drawing>
      </w:r>
      <w:r w:rsidRPr="003F4381">
        <w:rPr>
          <w:rFonts w:cs="Arial"/>
          <w:noProof/>
          <w:sz w:val="28"/>
          <w:szCs w:val="28"/>
          <w:rtl/>
          <w:lang w:bidi="he-IL"/>
        </w:rPr>
        <w:drawing>
          <wp:anchor distT="0" distB="0" distL="114300" distR="114300" simplePos="0" relativeHeight="251662336" behindDoc="0" locked="0" layoutInCell="1" allowOverlap="1" wp14:anchorId="6BD41C05" wp14:editId="4FDFB9BB">
            <wp:simplePos x="0" y="0"/>
            <wp:positionH relativeFrom="column">
              <wp:posOffset>2857499</wp:posOffset>
            </wp:positionH>
            <wp:positionV relativeFrom="paragraph">
              <wp:posOffset>151765</wp:posOffset>
            </wp:positionV>
            <wp:extent cx="3361021" cy="2251075"/>
            <wp:effectExtent l="0" t="0" r="0" b="0"/>
            <wp:wrapNone/>
            <wp:docPr id="1212155717"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5717" name="Picture 1" descr="A graph with lines and d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362312" cy="2251940"/>
                    </a:xfrm>
                    <a:prstGeom prst="rect">
                      <a:avLst/>
                    </a:prstGeom>
                  </pic:spPr>
                </pic:pic>
              </a:graphicData>
            </a:graphic>
            <wp14:sizeRelH relativeFrom="page">
              <wp14:pctWidth>0</wp14:pctWidth>
            </wp14:sizeRelH>
            <wp14:sizeRelV relativeFrom="page">
              <wp14:pctHeight>0</wp14:pctHeight>
            </wp14:sizeRelV>
          </wp:anchor>
        </w:drawing>
      </w:r>
    </w:p>
    <w:p w14:paraId="6FFA9FC8" w14:textId="4D9D843E" w:rsidR="003F4381" w:rsidRDefault="003F4381" w:rsidP="003F4381">
      <w:pPr>
        <w:bidi/>
        <w:rPr>
          <w:rFonts w:cs="Arial"/>
          <w:sz w:val="28"/>
          <w:szCs w:val="28"/>
          <w:lang w:bidi="he-IL"/>
        </w:rPr>
      </w:pPr>
      <w:r w:rsidRPr="003F4381">
        <w:rPr>
          <w:noProof/>
        </w:rPr>
        <w:t xml:space="preserve"> </w:t>
      </w:r>
    </w:p>
    <w:p w14:paraId="6E2B5F98" w14:textId="40693D8F" w:rsidR="003F4381" w:rsidRDefault="003F4381" w:rsidP="003F4381">
      <w:pPr>
        <w:bidi/>
        <w:rPr>
          <w:rFonts w:cs="Arial"/>
          <w:sz w:val="28"/>
          <w:szCs w:val="28"/>
          <w:lang w:bidi="he-IL"/>
        </w:rPr>
      </w:pPr>
    </w:p>
    <w:p w14:paraId="2D1BDFE1" w14:textId="4ED3B967" w:rsidR="003F4381" w:rsidRDefault="003F4381" w:rsidP="003F4381">
      <w:pPr>
        <w:bidi/>
        <w:rPr>
          <w:rFonts w:cs="Arial"/>
          <w:sz w:val="28"/>
          <w:szCs w:val="28"/>
          <w:lang w:bidi="he-IL"/>
        </w:rPr>
      </w:pPr>
    </w:p>
    <w:p w14:paraId="45C367B9" w14:textId="77777777" w:rsidR="003F4381" w:rsidRDefault="003F4381" w:rsidP="003F4381">
      <w:pPr>
        <w:bidi/>
        <w:rPr>
          <w:rFonts w:cs="Arial"/>
          <w:sz w:val="28"/>
          <w:szCs w:val="28"/>
          <w:lang w:bidi="he-IL"/>
        </w:rPr>
      </w:pPr>
    </w:p>
    <w:p w14:paraId="205FC173" w14:textId="30487830" w:rsidR="003F4381" w:rsidRDefault="003F4381" w:rsidP="003F4381">
      <w:pPr>
        <w:bidi/>
        <w:rPr>
          <w:rFonts w:cs="Arial"/>
          <w:sz w:val="28"/>
          <w:szCs w:val="28"/>
          <w:lang w:bidi="he-IL"/>
        </w:rPr>
      </w:pPr>
    </w:p>
    <w:p w14:paraId="066BB9A1" w14:textId="7F00BB96" w:rsidR="003F4381" w:rsidRDefault="003F4381" w:rsidP="003F4381">
      <w:pPr>
        <w:bidi/>
        <w:rPr>
          <w:rFonts w:cs="Arial"/>
          <w:sz w:val="28"/>
          <w:szCs w:val="28"/>
          <w:lang w:bidi="he-IL"/>
        </w:rPr>
      </w:pPr>
    </w:p>
    <w:p w14:paraId="41BFFE77" w14:textId="7C5BC5AE" w:rsidR="003F4381" w:rsidRDefault="003F4381" w:rsidP="003F4381">
      <w:pPr>
        <w:bidi/>
        <w:rPr>
          <w:rFonts w:cs="Arial"/>
          <w:sz w:val="28"/>
          <w:szCs w:val="28"/>
          <w:lang w:bidi="he-IL"/>
        </w:rPr>
      </w:pPr>
    </w:p>
    <w:p w14:paraId="65FA481C" w14:textId="3A0485DE" w:rsidR="003F4381" w:rsidRDefault="003F4381" w:rsidP="003F4381">
      <w:pPr>
        <w:bidi/>
        <w:rPr>
          <w:rFonts w:cs="Arial"/>
          <w:sz w:val="28"/>
          <w:szCs w:val="28"/>
          <w:lang w:bidi="he-IL"/>
        </w:rPr>
      </w:pPr>
      <w:r w:rsidRPr="003F4381">
        <w:rPr>
          <w:rFonts w:cs="Arial"/>
          <w:noProof/>
          <w:sz w:val="28"/>
          <w:szCs w:val="28"/>
          <w:rtl/>
          <w:lang w:bidi="he-IL"/>
        </w:rPr>
        <w:drawing>
          <wp:anchor distT="0" distB="0" distL="114300" distR="114300" simplePos="0" relativeHeight="251663360" behindDoc="0" locked="0" layoutInCell="1" allowOverlap="1" wp14:anchorId="5A906F30" wp14:editId="6DB53D45">
            <wp:simplePos x="0" y="0"/>
            <wp:positionH relativeFrom="column">
              <wp:posOffset>762000</wp:posOffset>
            </wp:positionH>
            <wp:positionV relativeFrom="paragraph">
              <wp:posOffset>13970</wp:posOffset>
            </wp:positionV>
            <wp:extent cx="3819525" cy="2573076"/>
            <wp:effectExtent l="0" t="0" r="0" b="0"/>
            <wp:wrapNone/>
            <wp:docPr id="1485645801" name="Picture 1" descr="A graph of a function with Eagle Ford Group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45801" name="Picture 1" descr="A graph of a function with Eagle Ford Group in the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819525" cy="2573076"/>
                    </a:xfrm>
                    <a:prstGeom prst="rect">
                      <a:avLst/>
                    </a:prstGeom>
                  </pic:spPr>
                </pic:pic>
              </a:graphicData>
            </a:graphic>
            <wp14:sizeRelH relativeFrom="page">
              <wp14:pctWidth>0</wp14:pctWidth>
            </wp14:sizeRelH>
            <wp14:sizeRelV relativeFrom="page">
              <wp14:pctHeight>0</wp14:pctHeight>
            </wp14:sizeRelV>
          </wp:anchor>
        </w:drawing>
      </w:r>
    </w:p>
    <w:p w14:paraId="4522A325" w14:textId="74F8B5E9" w:rsidR="005C2455" w:rsidRDefault="005C2455">
      <w:pPr>
        <w:rPr>
          <w:rFonts w:cs="Arial"/>
          <w:sz w:val="28"/>
          <w:szCs w:val="28"/>
          <w:lang w:bidi="he-IL"/>
        </w:rPr>
      </w:pPr>
    </w:p>
    <w:p w14:paraId="7CD96476" w14:textId="77777777" w:rsidR="003F4381" w:rsidRDefault="003F4381">
      <w:pPr>
        <w:rPr>
          <w:rFonts w:cs="Arial"/>
          <w:sz w:val="28"/>
          <w:szCs w:val="28"/>
          <w:lang w:bidi="he-IL"/>
        </w:rPr>
      </w:pPr>
    </w:p>
    <w:p w14:paraId="212EE3D8" w14:textId="2D5D4C47" w:rsidR="003F4381" w:rsidRDefault="003F4381">
      <w:pPr>
        <w:rPr>
          <w:rFonts w:cs="Arial"/>
          <w:sz w:val="28"/>
          <w:szCs w:val="28"/>
          <w:lang w:bidi="he-IL"/>
        </w:rPr>
      </w:pPr>
    </w:p>
    <w:p w14:paraId="33581F45" w14:textId="511DA220" w:rsidR="003F4381" w:rsidRDefault="003F4381">
      <w:pPr>
        <w:rPr>
          <w:rFonts w:cs="Arial"/>
          <w:sz w:val="28"/>
          <w:szCs w:val="28"/>
          <w:lang w:bidi="he-IL"/>
        </w:rPr>
      </w:pPr>
    </w:p>
    <w:p w14:paraId="6045E5B0" w14:textId="72023888" w:rsidR="003F4381" w:rsidRDefault="003F4381">
      <w:pPr>
        <w:rPr>
          <w:rFonts w:cs="Arial"/>
          <w:sz w:val="28"/>
          <w:szCs w:val="28"/>
          <w:lang w:bidi="he-IL"/>
        </w:rPr>
      </w:pPr>
    </w:p>
    <w:p w14:paraId="5B920F42" w14:textId="604D62FF" w:rsidR="003F4381" w:rsidRDefault="003F4381">
      <w:pPr>
        <w:rPr>
          <w:rFonts w:cs="Arial"/>
          <w:sz w:val="28"/>
          <w:szCs w:val="28"/>
          <w:lang w:bidi="he-IL"/>
        </w:rPr>
      </w:pPr>
    </w:p>
    <w:p w14:paraId="41682F21" w14:textId="5F135CEF" w:rsidR="003F4381" w:rsidRDefault="003F4381">
      <w:pPr>
        <w:rPr>
          <w:rFonts w:cs="Arial"/>
          <w:sz w:val="28"/>
          <w:szCs w:val="28"/>
          <w:lang w:bidi="he-IL"/>
        </w:rPr>
      </w:pPr>
    </w:p>
    <w:p w14:paraId="7C9B99DE" w14:textId="77777777" w:rsidR="00FC628B" w:rsidRDefault="00FC628B">
      <w:pPr>
        <w:rPr>
          <w:rFonts w:cs="Arial"/>
          <w:sz w:val="28"/>
          <w:szCs w:val="28"/>
          <w:lang w:bidi="he-IL"/>
        </w:rPr>
      </w:pPr>
    </w:p>
    <w:p w14:paraId="08D31811" w14:textId="77777777" w:rsidR="00FC628B" w:rsidRDefault="00FC628B">
      <w:pPr>
        <w:rPr>
          <w:rFonts w:cs="Arial"/>
          <w:sz w:val="28"/>
          <w:szCs w:val="28"/>
          <w:lang w:bidi="he-IL"/>
        </w:rPr>
      </w:pPr>
    </w:p>
    <w:p w14:paraId="616E541D" w14:textId="77777777" w:rsidR="00FC628B" w:rsidRDefault="00FC628B">
      <w:pPr>
        <w:rPr>
          <w:rFonts w:cs="Arial"/>
          <w:sz w:val="28"/>
          <w:szCs w:val="28"/>
          <w:lang w:bidi="he-IL"/>
        </w:rPr>
      </w:pPr>
    </w:p>
    <w:p w14:paraId="210DA8A6" w14:textId="77777777" w:rsidR="00FC628B" w:rsidRDefault="00FC628B">
      <w:pPr>
        <w:rPr>
          <w:rFonts w:cs="Arial"/>
          <w:sz w:val="28"/>
          <w:szCs w:val="28"/>
          <w:lang w:bidi="he-IL"/>
        </w:rPr>
      </w:pPr>
    </w:p>
    <w:p w14:paraId="2D813322" w14:textId="1963156D" w:rsidR="003F4381" w:rsidRDefault="003F4381" w:rsidP="00FC628B">
      <w:pPr>
        <w:bidi/>
        <w:rPr>
          <w:rFonts w:cs="Arial"/>
          <w:sz w:val="28"/>
          <w:szCs w:val="28"/>
          <w:lang w:bidi="he-IL"/>
        </w:rPr>
      </w:pPr>
    </w:p>
    <w:p w14:paraId="40223213" w14:textId="1C00E4BB" w:rsidR="003F4381" w:rsidRDefault="00FC628B" w:rsidP="00FC628B">
      <w:pPr>
        <w:bidi/>
        <w:rPr>
          <w:rFonts w:cs="Arial"/>
          <w:sz w:val="28"/>
          <w:szCs w:val="28"/>
          <w:lang w:bidi="he-IL"/>
        </w:rPr>
      </w:pPr>
      <w:r w:rsidRPr="00FC628B">
        <w:rPr>
          <w:rFonts w:cs="Arial"/>
          <w:sz w:val="28"/>
          <w:szCs w:val="28"/>
          <w:rtl/>
          <w:lang w:bidi="he-IL"/>
        </w:rPr>
        <w:lastRenderedPageBreak/>
        <w:t>זוהי דוגמה לכך שאם</w:t>
      </w:r>
      <w:r w:rsidRPr="00FC628B">
        <w:rPr>
          <w:rFonts w:cs="Arial"/>
          <w:sz w:val="28"/>
          <w:szCs w:val="28"/>
          <w:lang w:bidi="he-IL"/>
        </w:rPr>
        <w:t xml:space="preserve"> θ₁ </w:t>
      </w:r>
      <w:r w:rsidRPr="00FC628B">
        <w:rPr>
          <w:rFonts w:cs="Arial"/>
          <w:sz w:val="28"/>
          <w:szCs w:val="28"/>
          <w:rtl/>
          <w:lang w:bidi="he-IL"/>
        </w:rPr>
        <w:t>גדולה מ-90 מעלות, המערכת תמיד תהיה כאוטית, ללא קשר לקיום סימטריה בזוויות או אם</w:t>
      </w:r>
      <w:r w:rsidRPr="00FC628B">
        <w:rPr>
          <w:rFonts w:cs="Arial"/>
          <w:sz w:val="28"/>
          <w:szCs w:val="28"/>
          <w:lang w:bidi="he-IL"/>
        </w:rPr>
        <w:t xml:space="preserve"> θ₁ </w:t>
      </w:r>
      <w:r w:rsidRPr="00FC628B">
        <w:rPr>
          <w:rFonts w:cs="Arial"/>
          <w:sz w:val="28"/>
          <w:szCs w:val="28"/>
          <w:rtl/>
          <w:lang w:bidi="he-IL"/>
        </w:rPr>
        <w:t>שווה ל-0 מעלות</w:t>
      </w:r>
      <w:r>
        <w:rPr>
          <w:rFonts w:cs="Arial"/>
          <w:sz w:val="28"/>
          <w:szCs w:val="28"/>
          <w:lang w:bidi="he-IL"/>
        </w:rPr>
        <w:t>:</w:t>
      </w:r>
      <w:r w:rsidRPr="00FC628B">
        <w:rPr>
          <w:rFonts w:cs="Arial"/>
          <w:sz w:val="28"/>
          <w:szCs w:val="28"/>
          <w:lang w:bidi="he-IL"/>
        </w:rPr>
        <w:t xml:space="preserve"> </w:t>
      </w:r>
    </w:p>
    <w:p w14:paraId="2B2EE0A8" w14:textId="0AE3E8A4" w:rsidR="003F4381" w:rsidRDefault="003F4381">
      <w:pPr>
        <w:rPr>
          <w:rFonts w:cs="Arial"/>
          <w:sz w:val="28"/>
          <w:szCs w:val="28"/>
          <w:lang w:bidi="he-IL"/>
        </w:rPr>
      </w:pPr>
    </w:p>
    <w:p w14:paraId="51116D9F" w14:textId="64608875" w:rsidR="00FC628B" w:rsidRDefault="00FC628B">
      <w:pPr>
        <w:rPr>
          <w:rFonts w:cs="Arial"/>
          <w:sz w:val="28"/>
          <w:szCs w:val="28"/>
          <w:lang w:bidi="he-IL"/>
        </w:rPr>
      </w:pPr>
      <w:r w:rsidRPr="00FC628B">
        <w:rPr>
          <w:rFonts w:cs="Arial"/>
          <w:noProof/>
          <w:sz w:val="28"/>
          <w:szCs w:val="28"/>
          <w:lang w:bidi="he-IL"/>
        </w:rPr>
        <w:drawing>
          <wp:anchor distT="0" distB="0" distL="114300" distR="114300" simplePos="0" relativeHeight="251669504" behindDoc="0" locked="0" layoutInCell="1" allowOverlap="1" wp14:anchorId="77D8DB82" wp14:editId="4D7A3111">
            <wp:simplePos x="0" y="0"/>
            <wp:positionH relativeFrom="page">
              <wp:posOffset>285750</wp:posOffset>
            </wp:positionH>
            <wp:positionV relativeFrom="paragraph">
              <wp:posOffset>365957</wp:posOffset>
            </wp:positionV>
            <wp:extent cx="3448340" cy="2342515"/>
            <wp:effectExtent l="0" t="0" r="0" b="635"/>
            <wp:wrapNone/>
            <wp:docPr id="1135098138" name="Picture 1" descr="A graph of a ball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8138" name="Picture 1" descr="A graph of a ball of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448340" cy="2342515"/>
                    </a:xfrm>
                    <a:prstGeom prst="rect">
                      <a:avLst/>
                    </a:prstGeom>
                  </pic:spPr>
                </pic:pic>
              </a:graphicData>
            </a:graphic>
            <wp14:sizeRelH relativeFrom="page">
              <wp14:pctWidth>0</wp14:pctWidth>
            </wp14:sizeRelH>
            <wp14:sizeRelV relativeFrom="page">
              <wp14:pctHeight>0</wp14:pctHeight>
            </wp14:sizeRelV>
          </wp:anchor>
        </w:drawing>
      </w:r>
    </w:p>
    <w:p w14:paraId="72F894E6" w14:textId="2AECFDF8" w:rsidR="00FC628B" w:rsidRDefault="00FC628B">
      <w:pPr>
        <w:rPr>
          <w:rFonts w:cs="Arial"/>
          <w:sz w:val="28"/>
          <w:szCs w:val="28"/>
          <w:lang w:bidi="he-IL"/>
        </w:rPr>
      </w:pPr>
      <w:r w:rsidRPr="00FC628B">
        <w:rPr>
          <w:rFonts w:cs="Arial"/>
          <w:noProof/>
          <w:sz w:val="28"/>
          <w:szCs w:val="28"/>
          <w:lang w:bidi="he-IL"/>
        </w:rPr>
        <w:drawing>
          <wp:anchor distT="0" distB="0" distL="114300" distR="114300" simplePos="0" relativeHeight="251668480" behindDoc="0" locked="0" layoutInCell="1" allowOverlap="1" wp14:anchorId="3D0D9F98" wp14:editId="5DAF26F7">
            <wp:simplePos x="0" y="0"/>
            <wp:positionH relativeFrom="page">
              <wp:posOffset>4104640</wp:posOffset>
            </wp:positionH>
            <wp:positionV relativeFrom="paragraph">
              <wp:posOffset>13335</wp:posOffset>
            </wp:positionV>
            <wp:extent cx="3247497" cy="2322869"/>
            <wp:effectExtent l="0" t="0" r="0" b="1270"/>
            <wp:wrapNone/>
            <wp:docPr id="1315381098" name="Picture 1"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1098" name="Picture 1" descr="A graph of lines and do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47497" cy="2322869"/>
                    </a:xfrm>
                    <a:prstGeom prst="rect">
                      <a:avLst/>
                    </a:prstGeom>
                  </pic:spPr>
                </pic:pic>
              </a:graphicData>
            </a:graphic>
            <wp14:sizeRelH relativeFrom="page">
              <wp14:pctWidth>0</wp14:pctWidth>
            </wp14:sizeRelH>
            <wp14:sizeRelV relativeFrom="page">
              <wp14:pctHeight>0</wp14:pctHeight>
            </wp14:sizeRelV>
          </wp:anchor>
        </w:drawing>
      </w:r>
    </w:p>
    <w:p w14:paraId="3CA22BB3" w14:textId="77777777" w:rsidR="00FC628B" w:rsidRDefault="00FC628B">
      <w:pPr>
        <w:rPr>
          <w:rFonts w:cs="Arial"/>
          <w:sz w:val="28"/>
          <w:szCs w:val="28"/>
          <w:lang w:bidi="he-IL"/>
        </w:rPr>
      </w:pPr>
    </w:p>
    <w:p w14:paraId="3EEDA365" w14:textId="77777777" w:rsidR="00FC628B" w:rsidRDefault="00FC628B">
      <w:pPr>
        <w:rPr>
          <w:rFonts w:cs="Arial"/>
          <w:sz w:val="28"/>
          <w:szCs w:val="28"/>
          <w:lang w:bidi="he-IL"/>
        </w:rPr>
      </w:pPr>
    </w:p>
    <w:p w14:paraId="1329B3E0" w14:textId="47CF4CE5" w:rsidR="00FC628B" w:rsidRDefault="00FC628B">
      <w:pPr>
        <w:rPr>
          <w:rFonts w:cs="Arial"/>
          <w:sz w:val="28"/>
          <w:szCs w:val="28"/>
          <w:lang w:bidi="he-IL"/>
        </w:rPr>
      </w:pPr>
    </w:p>
    <w:p w14:paraId="3A0186FD" w14:textId="77777777" w:rsidR="00FC628B" w:rsidRDefault="00FC628B">
      <w:pPr>
        <w:rPr>
          <w:rFonts w:cs="Arial"/>
          <w:sz w:val="28"/>
          <w:szCs w:val="28"/>
          <w:lang w:bidi="he-IL"/>
        </w:rPr>
      </w:pPr>
    </w:p>
    <w:p w14:paraId="2BFA156C" w14:textId="77777777" w:rsidR="00FC628B" w:rsidRDefault="00FC628B">
      <w:pPr>
        <w:rPr>
          <w:rFonts w:cs="Arial"/>
          <w:sz w:val="28"/>
          <w:szCs w:val="28"/>
          <w:lang w:bidi="he-IL"/>
        </w:rPr>
      </w:pPr>
    </w:p>
    <w:p w14:paraId="1515CBE0" w14:textId="77777777" w:rsidR="00FC628B" w:rsidRDefault="00FC628B">
      <w:pPr>
        <w:rPr>
          <w:rFonts w:cs="Arial"/>
          <w:sz w:val="28"/>
          <w:szCs w:val="28"/>
          <w:lang w:bidi="he-IL"/>
        </w:rPr>
      </w:pPr>
    </w:p>
    <w:p w14:paraId="6FCD094F" w14:textId="66B31E11" w:rsidR="003F4381" w:rsidRDefault="003F4381">
      <w:pPr>
        <w:rPr>
          <w:rFonts w:cs="Arial"/>
          <w:sz w:val="28"/>
          <w:szCs w:val="28"/>
          <w:lang w:bidi="he-IL"/>
        </w:rPr>
      </w:pPr>
    </w:p>
    <w:p w14:paraId="7DC8EAA2" w14:textId="77777777" w:rsidR="003F4381" w:rsidRDefault="003F4381">
      <w:pPr>
        <w:rPr>
          <w:rFonts w:cs="Arial"/>
          <w:sz w:val="28"/>
          <w:szCs w:val="28"/>
          <w:lang w:bidi="he-IL"/>
        </w:rPr>
      </w:pPr>
    </w:p>
    <w:p w14:paraId="0464C488" w14:textId="77777777" w:rsidR="00FC628B" w:rsidRDefault="00FC628B" w:rsidP="00AE2B17">
      <w:pPr>
        <w:bidi/>
        <w:rPr>
          <w:rFonts w:cs="Arial"/>
          <w:b/>
          <w:bCs/>
          <w:sz w:val="40"/>
          <w:szCs w:val="40"/>
          <w:u w:val="single"/>
          <w:lang w:bidi="he-IL"/>
        </w:rPr>
      </w:pPr>
    </w:p>
    <w:p w14:paraId="742D8A10" w14:textId="77777777" w:rsidR="00FC628B" w:rsidRDefault="00FC628B" w:rsidP="00FC628B">
      <w:pPr>
        <w:bidi/>
        <w:rPr>
          <w:rFonts w:cs="Arial"/>
          <w:b/>
          <w:bCs/>
          <w:sz w:val="40"/>
          <w:szCs w:val="40"/>
          <w:u w:val="single"/>
          <w:lang w:bidi="he-IL"/>
        </w:rPr>
      </w:pPr>
    </w:p>
    <w:p w14:paraId="03226D96" w14:textId="77777777" w:rsidR="00FC628B" w:rsidRDefault="00FC628B" w:rsidP="00FC628B">
      <w:pPr>
        <w:bidi/>
        <w:rPr>
          <w:rFonts w:cs="Arial"/>
          <w:b/>
          <w:bCs/>
          <w:sz w:val="40"/>
          <w:szCs w:val="40"/>
          <w:u w:val="single"/>
          <w:lang w:bidi="he-IL"/>
        </w:rPr>
      </w:pPr>
    </w:p>
    <w:p w14:paraId="63A38434" w14:textId="77777777" w:rsidR="00FC628B" w:rsidRDefault="00FC628B" w:rsidP="00FC628B">
      <w:pPr>
        <w:bidi/>
        <w:rPr>
          <w:rFonts w:cs="Arial"/>
          <w:b/>
          <w:bCs/>
          <w:sz w:val="40"/>
          <w:szCs w:val="40"/>
          <w:u w:val="single"/>
          <w:lang w:bidi="he-IL"/>
        </w:rPr>
      </w:pPr>
    </w:p>
    <w:p w14:paraId="7768CF75" w14:textId="77777777" w:rsidR="00FC628B" w:rsidRDefault="00FC628B" w:rsidP="00FC628B">
      <w:pPr>
        <w:bidi/>
        <w:rPr>
          <w:rFonts w:cs="Arial"/>
          <w:b/>
          <w:bCs/>
          <w:sz w:val="40"/>
          <w:szCs w:val="40"/>
          <w:u w:val="single"/>
          <w:lang w:bidi="he-IL"/>
        </w:rPr>
      </w:pPr>
    </w:p>
    <w:p w14:paraId="0EDDB3E7" w14:textId="77777777" w:rsidR="00FC628B" w:rsidRDefault="00FC628B" w:rsidP="00FC628B">
      <w:pPr>
        <w:bidi/>
        <w:rPr>
          <w:rFonts w:cs="Arial"/>
          <w:b/>
          <w:bCs/>
          <w:sz w:val="40"/>
          <w:szCs w:val="40"/>
          <w:u w:val="single"/>
          <w:lang w:bidi="he-IL"/>
        </w:rPr>
      </w:pPr>
    </w:p>
    <w:p w14:paraId="692BB99C" w14:textId="77777777" w:rsidR="00FC628B" w:rsidRDefault="00FC628B" w:rsidP="00FC628B">
      <w:pPr>
        <w:bidi/>
        <w:rPr>
          <w:rFonts w:cs="Arial"/>
          <w:b/>
          <w:bCs/>
          <w:sz w:val="40"/>
          <w:szCs w:val="40"/>
          <w:u w:val="single"/>
          <w:lang w:bidi="he-IL"/>
        </w:rPr>
      </w:pPr>
    </w:p>
    <w:p w14:paraId="3C2D4AF9" w14:textId="77777777" w:rsidR="00FC628B" w:rsidRDefault="00FC628B" w:rsidP="00FC628B">
      <w:pPr>
        <w:bidi/>
        <w:rPr>
          <w:rFonts w:cs="Arial"/>
          <w:b/>
          <w:bCs/>
          <w:sz w:val="40"/>
          <w:szCs w:val="40"/>
          <w:u w:val="single"/>
          <w:lang w:bidi="he-IL"/>
        </w:rPr>
      </w:pPr>
    </w:p>
    <w:p w14:paraId="004362CE" w14:textId="48201B99" w:rsidR="00FC628B" w:rsidRPr="00FC628B" w:rsidRDefault="00837587" w:rsidP="00FC628B">
      <w:pPr>
        <w:bidi/>
        <w:rPr>
          <w:rFonts w:cs="Arial"/>
          <w:b/>
          <w:bCs/>
          <w:sz w:val="40"/>
          <w:szCs w:val="40"/>
          <w:u w:val="single"/>
          <w:lang w:bidi="he-IL"/>
        </w:rPr>
      </w:pPr>
      <w:r w:rsidRPr="00837587">
        <w:rPr>
          <w:rFonts w:cs="Arial"/>
          <w:noProof/>
          <w:sz w:val="28"/>
          <w:szCs w:val="28"/>
          <w:rtl/>
          <w:lang w:bidi="he-IL"/>
        </w:rPr>
        <w:lastRenderedPageBreak/>
        <w:drawing>
          <wp:anchor distT="0" distB="0" distL="114300" distR="114300" simplePos="0" relativeHeight="251673600" behindDoc="0" locked="0" layoutInCell="1" allowOverlap="1" wp14:anchorId="563CB15A" wp14:editId="4904F631">
            <wp:simplePos x="0" y="0"/>
            <wp:positionH relativeFrom="column">
              <wp:posOffset>180975</wp:posOffset>
            </wp:positionH>
            <wp:positionV relativeFrom="paragraph">
              <wp:posOffset>0</wp:posOffset>
            </wp:positionV>
            <wp:extent cx="2657475" cy="2886075"/>
            <wp:effectExtent l="0" t="0" r="9525" b="9525"/>
            <wp:wrapThrough wrapText="bothSides">
              <wp:wrapPolygon edited="0">
                <wp:start x="0" y="0"/>
                <wp:lineTo x="0" y="21529"/>
                <wp:lineTo x="21523" y="21529"/>
                <wp:lineTo x="21523" y="0"/>
                <wp:lineTo x="0" y="0"/>
              </wp:wrapPolygon>
            </wp:wrapThrough>
            <wp:docPr id="103773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6324" name=""/>
                    <pic:cNvPicPr/>
                  </pic:nvPicPr>
                  <pic:blipFill>
                    <a:blip r:embed="rId20">
                      <a:extLst>
                        <a:ext uri="{28A0092B-C50C-407E-A947-70E740481C1C}">
                          <a14:useLocalDpi xmlns:a14="http://schemas.microsoft.com/office/drawing/2010/main" val="0"/>
                        </a:ext>
                      </a:extLst>
                    </a:blip>
                    <a:stretch>
                      <a:fillRect/>
                    </a:stretch>
                  </pic:blipFill>
                  <pic:spPr>
                    <a:xfrm>
                      <a:off x="0" y="0"/>
                      <a:ext cx="2657475" cy="2886075"/>
                    </a:xfrm>
                    <a:prstGeom prst="rect">
                      <a:avLst/>
                    </a:prstGeom>
                  </pic:spPr>
                </pic:pic>
              </a:graphicData>
            </a:graphic>
            <wp14:sizeRelH relativeFrom="page">
              <wp14:pctWidth>0</wp14:pctWidth>
            </wp14:sizeRelH>
            <wp14:sizeRelV relativeFrom="page">
              <wp14:pctHeight>0</wp14:pctHeight>
            </wp14:sizeRelV>
          </wp:anchor>
        </w:drawing>
      </w:r>
      <w:r w:rsidR="009868AB" w:rsidRPr="009868AB">
        <w:rPr>
          <w:rFonts w:cs="Arial" w:hint="cs"/>
          <w:b/>
          <w:bCs/>
          <w:sz w:val="40"/>
          <w:szCs w:val="40"/>
          <w:u w:val="single"/>
          <w:rtl/>
          <w:lang w:bidi="he-IL"/>
        </w:rPr>
        <w:t>הניסוי:</w:t>
      </w:r>
    </w:p>
    <w:p w14:paraId="17B38F35" w14:textId="1F28F12C" w:rsidR="00AE2B17" w:rsidRPr="00AE2B17" w:rsidRDefault="00AE2B17" w:rsidP="00AE2B17">
      <w:pPr>
        <w:bidi/>
        <w:rPr>
          <w:rFonts w:cs="Arial"/>
          <w:b/>
          <w:bCs/>
          <w:sz w:val="28"/>
          <w:szCs w:val="28"/>
          <w:lang w:bidi="he-IL"/>
        </w:rPr>
      </w:pPr>
      <w:r w:rsidRPr="00AE2B17">
        <w:rPr>
          <w:rFonts w:cs="Arial"/>
          <w:b/>
          <w:bCs/>
          <w:sz w:val="28"/>
          <w:szCs w:val="28"/>
          <w:rtl/>
          <w:lang w:bidi="he-IL"/>
        </w:rPr>
        <w:t>רקע</w:t>
      </w:r>
      <w:r w:rsidRPr="00AE2B17">
        <w:rPr>
          <w:rFonts w:cs="Arial"/>
          <w:b/>
          <w:bCs/>
          <w:sz w:val="28"/>
          <w:szCs w:val="28"/>
          <w:lang w:bidi="he-IL"/>
        </w:rPr>
        <w:t>:</w:t>
      </w:r>
    </w:p>
    <w:p w14:paraId="5E8992B5" w14:textId="4E8E675C" w:rsidR="00AE2B17" w:rsidRPr="00AE2B17" w:rsidRDefault="00AE2B17" w:rsidP="00AE2B17">
      <w:pPr>
        <w:bidi/>
        <w:rPr>
          <w:rFonts w:cs="Arial"/>
          <w:sz w:val="28"/>
          <w:szCs w:val="28"/>
          <w:lang w:bidi="he-IL"/>
        </w:rPr>
      </w:pPr>
      <w:commentRangeStart w:id="10"/>
      <w:r w:rsidRPr="00AE2B17">
        <w:rPr>
          <w:rFonts w:cs="Arial"/>
          <w:sz w:val="28"/>
          <w:szCs w:val="28"/>
          <w:rtl/>
          <w:lang w:bidi="he-IL"/>
        </w:rPr>
        <w:t>בוצע</w:t>
      </w:r>
      <w:r w:rsidRPr="00AE2B17">
        <w:rPr>
          <w:rFonts w:cs="Arial"/>
          <w:sz w:val="28"/>
          <w:szCs w:val="28"/>
          <w:rtl/>
        </w:rPr>
        <w:t xml:space="preserve"> </w:t>
      </w:r>
      <w:r w:rsidRPr="00AE2B17">
        <w:rPr>
          <w:rFonts w:cs="Arial"/>
          <w:b/>
          <w:bCs/>
          <w:sz w:val="28"/>
          <w:szCs w:val="28"/>
          <w:rtl/>
          <w:lang w:bidi="he-IL"/>
        </w:rPr>
        <w:t>ניסוי פיזי</w:t>
      </w:r>
      <w:r w:rsidRPr="00AE2B17">
        <w:rPr>
          <w:rFonts w:cs="Arial"/>
          <w:sz w:val="28"/>
          <w:szCs w:val="28"/>
          <w:rtl/>
        </w:rPr>
        <w:t xml:space="preserve"> </w:t>
      </w:r>
      <w:r w:rsidRPr="00AE2B17">
        <w:rPr>
          <w:rFonts w:cs="Arial"/>
          <w:sz w:val="28"/>
          <w:szCs w:val="28"/>
          <w:rtl/>
          <w:lang w:bidi="he-IL"/>
        </w:rPr>
        <w:t>עם מערכת של מטוטלת כפולה, במטרה לבחון מתי מתחילה להופיע התנהגות כאוטית כתוצאה מהשפעת זוויות ההתחלה של שתי המטוטלות</w:t>
      </w:r>
      <w:r w:rsidRPr="00AE2B17">
        <w:rPr>
          <w:rFonts w:cs="Arial"/>
          <w:sz w:val="28"/>
          <w:szCs w:val="28"/>
          <w:lang w:bidi="he-IL"/>
        </w:rPr>
        <w:t xml:space="preserve"> (θ₁ </w:t>
      </w:r>
      <w:r w:rsidRPr="00AE2B17">
        <w:rPr>
          <w:rFonts w:cs="Arial"/>
          <w:sz w:val="28"/>
          <w:szCs w:val="28"/>
          <w:rtl/>
          <w:lang w:bidi="he-IL"/>
        </w:rPr>
        <w:t>ו</w:t>
      </w:r>
      <w:r w:rsidRPr="00AE2B17">
        <w:rPr>
          <w:rFonts w:cs="Arial"/>
          <w:sz w:val="28"/>
          <w:szCs w:val="28"/>
          <w:lang w:bidi="he-IL"/>
        </w:rPr>
        <w:t xml:space="preserve">-θ₂). </w:t>
      </w:r>
      <w:r w:rsidRPr="00AE2B17">
        <w:rPr>
          <w:rFonts w:cs="Arial"/>
          <w:sz w:val="28"/>
          <w:szCs w:val="28"/>
          <w:rtl/>
          <w:lang w:bidi="he-IL"/>
        </w:rPr>
        <w:t>כאוס זוהה על סמך תצפית חזותית במסלולי תנועה שהפגינו סטייה גוברת, חוסר מחזוריות ברורה, ורגישות מוגברת לשינוי קל בזוויות ההתחלה</w:t>
      </w:r>
      <w:r w:rsidRPr="00AE2B17">
        <w:rPr>
          <w:rFonts w:cs="Arial"/>
          <w:sz w:val="28"/>
          <w:szCs w:val="28"/>
          <w:lang w:bidi="he-IL"/>
        </w:rPr>
        <w:t>.</w:t>
      </w:r>
      <w:commentRangeEnd w:id="10"/>
      <w:r w:rsidR="00F93789" w:rsidRPr="00AE2B17">
        <w:rPr>
          <w:rStyle w:val="CommentReference"/>
          <w:rFonts w:cs="Arial"/>
          <w:sz w:val="28"/>
          <w:szCs w:val="28"/>
          <w:lang w:bidi="he-IL"/>
        </w:rPr>
        <w:commentReference w:id="10"/>
      </w:r>
    </w:p>
    <w:p w14:paraId="23F90707" w14:textId="197E2A3D" w:rsidR="00AE2B17" w:rsidRPr="009868AB" w:rsidRDefault="00000000" w:rsidP="009868AB">
      <w:pPr>
        <w:bidi/>
        <w:rPr>
          <w:rFonts w:cs="Arial"/>
          <w:sz w:val="28"/>
          <w:szCs w:val="28"/>
          <w:lang w:bidi="he-IL"/>
        </w:rPr>
      </w:pPr>
      <w:r>
        <w:rPr>
          <w:rFonts w:cs="Arial"/>
          <w:sz w:val="28"/>
          <w:szCs w:val="28"/>
          <w:lang w:bidi="he-IL"/>
        </w:rPr>
        <w:pict w14:anchorId="7C0F0B88">
          <v:rect id="_x0000_i1027" style="width:0;height:1.5pt" o:hralign="center" o:bullet="t" o:hrstd="t" o:hr="t" fillcolor="#a0a0a0" stroked="f"/>
        </w:pict>
      </w:r>
      <w:r w:rsidR="00AE2B17" w:rsidRPr="00AE2B17">
        <w:rPr>
          <w:rFonts w:cs="Arial"/>
          <w:b/>
          <w:bCs/>
          <w:sz w:val="28"/>
          <w:szCs w:val="28"/>
          <w:rtl/>
          <w:lang w:bidi="he-IL"/>
        </w:rPr>
        <w:t>שיטת קביעת זוויות ההתחלה</w:t>
      </w:r>
      <w:r w:rsidR="00AE2B17" w:rsidRPr="00AE2B17">
        <w:rPr>
          <w:rFonts w:cs="Arial"/>
          <w:b/>
          <w:bCs/>
          <w:sz w:val="28"/>
          <w:szCs w:val="28"/>
          <w:lang w:bidi="he-IL"/>
        </w:rPr>
        <w:t>:</w:t>
      </w:r>
    </w:p>
    <w:p w14:paraId="238F4CAB" w14:textId="77777777" w:rsidR="00AE2B17" w:rsidRPr="00AE2B17" w:rsidRDefault="00AE2B17" w:rsidP="00AE2B17">
      <w:pPr>
        <w:bidi/>
        <w:rPr>
          <w:rFonts w:cs="Arial"/>
          <w:sz w:val="28"/>
          <w:szCs w:val="28"/>
          <w:lang w:bidi="he-IL"/>
        </w:rPr>
      </w:pPr>
      <w:r w:rsidRPr="00AE2B17">
        <w:rPr>
          <w:rFonts w:cs="Arial"/>
          <w:sz w:val="28"/>
          <w:szCs w:val="28"/>
          <w:rtl/>
          <w:lang w:bidi="he-IL"/>
        </w:rPr>
        <w:t>לצורך קביעת זוויות ההתחלה לא נעשה שימוש במד זווית ישיר, אלא בשיטה גיאומטרית מבוססת</w:t>
      </w:r>
      <w:r w:rsidRPr="00AE2B17">
        <w:rPr>
          <w:rFonts w:cs="Arial"/>
          <w:sz w:val="28"/>
          <w:szCs w:val="28"/>
          <w:rtl/>
        </w:rPr>
        <w:t xml:space="preserve"> </w:t>
      </w:r>
      <w:r w:rsidRPr="00AE2B17">
        <w:rPr>
          <w:rFonts w:cs="Arial"/>
          <w:b/>
          <w:bCs/>
          <w:sz w:val="28"/>
          <w:szCs w:val="28"/>
          <w:rtl/>
          <w:lang w:bidi="he-IL"/>
        </w:rPr>
        <w:t>משפט פיתגורס</w:t>
      </w:r>
      <w:r w:rsidRPr="00AE2B17">
        <w:rPr>
          <w:rFonts w:cs="Arial"/>
          <w:sz w:val="28"/>
          <w:szCs w:val="28"/>
          <w:lang w:bidi="he-IL"/>
        </w:rPr>
        <w:t>:</w:t>
      </w:r>
    </w:p>
    <w:p w14:paraId="4B7D0DA5" w14:textId="77777777" w:rsidR="00AE2B17" w:rsidRPr="00AE2B17" w:rsidRDefault="00AE2B17" w:rsidP="00AE2B17">
      <w:pPr>
        <w:numPr>
          <w:ilvl w:val="0"/>
          <w:numId w:val="15"/>
        </w:numPr>
        <w:bidi/>
        <w:rPr>
          <w:rFonts w:cs="Arial"/>
          <w:sz w:val="28"/>
          <w:szCs w:val="28"/>
          <w:lang w:bidi="he-IL"/>
        </w:rPr>
      </w:pPr>
      <w:r w:rsidRPr="00AE2B17">
        <w:rPr>
          <w:rFonts w:cs="Arial"/>
          <w:sz w:val="28"/>
          <w:szCs w:val="28"/>
          <w:rtl/>
          <w:lang w:bidi="he-IL"/>
        </w:rPr>
        <w:t>המטוטלת העליונה הייתה באורך של</w:t>
      </w:r>
      <w:r w:rsidRPr="00AE2B17">
        <w:rPr>
          <w:rFonts w:cs="Arial"/>
          <w:sz w:val="28"/>
          <w:szCs w:val="28"/>
          <w:rtl/>
        </w:rPr>
        <w:t xml:space="preserve"> </w:t>
      </w:r>
      <w:r w:rsidRPr="00AE2B17">
        <w:rPr>
          <w:rFonts w:cs="Arial"/>
          <w:b/>
          <w:bCs/>
          <w:sz w:val="28"/>
          <w:szCs w:val="28"/>
          <w:lang w:bidi="he-IL"/>
        </w:rPr>
        <w:t xml:space="preserve">24 </w:t>
      </w:r>
      <w:r w:rsidRPr="00AE2B17">
        <w:rPr>
          <w:rFonts w:cs="Arial"/>
          <w:b/>
          <w:bCs/>
          <w:sz w:val="28"/>
          <w:szCs w:val="28"/>
          <w:rtl/>
          <w:lang w:bidi="he-IL"/>
        </w:rPr>
        <w:t>ס"מ</w:t>
      </w:r>
    </w:p>
    <w:p w14:paraId="17813E66" w14:textId="77777777" w:rsidR="00AE2B17" w:rsidRPr="00AE2B17" w:rsidRDefault="00AE2B17" w:rsidP="00AE2B17">
      <w:pPr>
        <w:numPr>
          <w:ilvl w:val="0"/>
          <w:numId w:val="15"/>
        </w:numPr>
        <w:bidi/>
        <w:rPr>
          <w:rFonts w:cs="Arial"/>
          <w:sz w:val="28"/>
          <w:szCs w:val="28"/>
          <w:lang w:bidi="he-IL"/>
        </w:rPr>
      </w:pPr>
      <w:r w:rsidRPr="00AE2B17">
        <w:rPr>
          <w:rFonts w:cs="Arial"/>
          <w:sz w:val="28"/>
          <w:szCs w:val="28"/>
          <w:rtl/>
          <w:lang w:bidi="he-IL"/>
        </w:rPr>
        <w:t>המטוטלת התחתונה הייתה באורך של</w:t>
      </w:r>
      <w:r w:rsidRPr="00AE2B17">
        <w:rPr>
          <w:rFonts w:cs="Arial"/>
          <w:sz w:val="28"/>
          <w:szCs w:val="28"/>
          <w:rtl/>
        </w:rPr>
        <w:t xml:space="preserve"> </w:t>
      </w:r>
      <w:r w:rsidRPr="00AE2B17">
        <w:rPr>
          <w:rFonts w:cs="Arial"/>
          <w:b/>
          <w:bCs/>
          <w:sz w:val="28"/>
          <w:szCs w:val="28"/>
          <w:lang w:bidi="he-IL"/>
        </w:rPr>
        <w:t xml:space="preserve">20 </w:t>
      </w:r>
      <w:r w:rsidRPr="00AE2B17">
        <w:rPr>
          <w:rFonts w:cs="Arial"/>
          <w:b/>
          <w:bCs/>
          <w:sz w:val="28"/>
          <w:szCs w:val="28"/>
          <w:rtl/>
          <w:lang w:bidi="he-IL"/>
        </w:rPr>
        <w:t>ס"מ</w:t>
      </w:r>
    </w:p>
    <w:p w14:paraId="14695322" w14:textId="77777777" w:rsidR="00AE2B17" w:rsidRDefault="00AE2B17" w:rsidP="00AE2B17">
      <w:pPr>
        <w:bidi/>
        <w:rPr>
          <w:rFonts w:cs="Arial"/>
          <w:sz w:val="28"/>
          <w:szCs w:val="28"/>
          <w:lang w:bidi="he-IL"/>
        </w:rPr>
      </w:pPr>
      <w:r w:rsidRPr="00AE2B17">
        <w:rPr>
          <w:rFonts w:cs="Arial"/>
          <w:sz w:val="28"/>
          <w:szCs w:val="28"/>
          <w:rtl/>
          <w:lang w:bidi="he-IL"/>
        </w:rPr>
        <w:t>בכל ניסוי, הזזנו את המטוטלת ידנית עד שהגיעה למיקום מסוים בציר ה</w:t>
      </w:r>
      <w:r w:rsidRPr="00AE2B17">
        <w:rPr>
          <w:rFonts w:cs="Arial"/>
          <w:sz w:val="28"/>
          <w:szCs w:val="28"/>
          <w:lang w:bidi="he-IL"/>
        </w:rPr>
        <w:t xml:space="preserve">-X </w:t>
      </w:r>
      <w:r w:rsidRPr="00AE2B17">
        <w:rPr>
          <w:rFonts w:cs="Arial"/>
          <w:sz w:val="28"/>
          <w:szCs w:val="28"/>
          <w:rtl/>
          <w:lang w:bidi="he-IL"/>
        </w:rPr>
        <w:t>או ה</w:t>
      </w:r>
      <w:r w:rsidRPr="00AE2B17">
        <w:rPr>
          <w:rFonts w:cs="Arial"/>
          <w:sz w:val="28"/>
          <w:szCs w:val="28"/>
          <w:lang w:bidi="he-IL"/>
        </w:rPr>
        <w:t xml:space="preserve">-Y. </w:t>
      </w:r>
      <w:r w:rsidRPr="00AE2B17">
        <w:rPr>
          <w:rFonts w:cs="Arial"/>
          <w:sz w:val="28"/>
          <w:szCs w:val="28"/>
          <w:rtl/>
          <w:lang w:bidi="he-IL"/>
        </w:rPr>
        <w:t>נמדד המרחק מהנקודה הנמוכה ביותר, והזווית חושבה לפי</w:t>
      </w:r>
      <w:r w:rsidRPr="00AE2B17">
        <w:rPr>
          <w:rFonts w:cs="Arial"/>
          <w:sz w:val="28"/>
          <w:szCs w:val="28"/>
          <w:lang w:bidi="he-IL"/>
        </w:rPr>
        <w:t>:</w:t>
      </w:r>
    </w:p>
    <w:p w14:paraId="3C7212E6" w14:textId="52048CE9" w:rsidR="00AE2B17" w:rsidRPr="00AE2B17" w:rsidRDefault="00AE2B17" w:rsidP="00AE2B17">
      <w:pPr>
        <w:bidi/>
        <w:rPr>
          <w:rFonts w:cs="Arial"/>
          <w:sz w:val="28"/>
          <w:szCs w:val="28"/>
          <w:lang w:bidi="he-IL"/>
        </w:rPr>
      </w:pPr>
      <w:r w:rsidRPr="00AE2B17">
        <w:rPr>
          <w:rFonts w:cs="Arial"/>
          <w:sz w:val="28"/>
          <w:szCs w:val="28"/>
          <w:lang w:bidi="he-IL"/>
        </w:rPr>
        <w:t>θ=cos</w:t>
      </w:r>
      <w:r>
        <w:rPr>
          <w:rFonts w:cs="Arial"/>
          <w:sz w:val="28"/>
          <w:szCs w:val="28"/>
          <w:lang w:bidi="he-IL"/>
        </w:rPr>
        <w:t>^</w:t>
      </w:r>
      <w:r w:rsidRPr="00AE2B17">
        <w:rPr>
          <w:rFonts w:cs="Arial"/>
          <w:sz w:val="28"/>
          <w:szCs w:val="28"/>
          <w:lang w:bidi="he-IL"/>
        </w:rPr>
        <w:t>−1(</w:t>
      </w:r>
      <w:r>
        <w:rPr>
          <w:rFonts w:cs="Arial"/>
          <w:sz w:val="28"/>
          <w:szCs w:val="28"/>
          <w:lang w:bidi="he-IL"/>
        </w:rPr>
        <w:t>y/L</w:t>
      </w:r>
      <w:r w:rsidRPr="00AE2B17">
        <w:rPr>
          <w:rFonts w:ascii="Arial" w:hAnsi="Arial" w:cs="Arial"/>
          <w:sz w:val="28"/>
          <w:szCs w:val="28"/>
          <w:lang w:bidi="he-IL"/>
        </w:rPr>
        <w:t>​</w:t>
      </w:r>
      <w:r w:rsidRPr="00AE2B17">
        <w:rPr>
          <w:rFonts w:cs="Arial"/>
          <w:sz w:val="28"/>
          <w:szCs w:val="28"/>
          <w:lang w:bidi="he-IL"/>
        </w:rPr>
        <w:t>)</w:t>
      </w:r>
      <w:r>
        <w:rPr>
          <w:rFonts w:cs="Arial"/>
          <w:sz w:val="28"/>
          <w:szCs w:val="28"/>
          <w:lang w:bidi="he-IL"/>
        </w:rPr>
        <w:t xml:space="preserve">  </w:t>
      </w:r>
      <w:r w:rsidRPr="00AE2B17">
        <w:rPr>
          <w:rFonts w:cs="Arial"/>
          <w:sz w:val="28"/>
          <w:szCs w:val="28"/>
          <w:lang w:bidi="he-IL"/>
        </w:rPr>
        <w:t>θ=sin</w:t>
      </w:r>
      <w:r>
        <w:rPr>
          <w:rFonts w:cs="Arial"/>
          <w:sz w:val="28"/>
          <w:szCs w:val="28"/>
          <w:lang w:bidi="he-IL"/>
        </w:rPr>
        <w:t>^</w:t>
      </w:r>
      <w:r w:rsidRPr="00AE2B17">
        <w:rPr>
          <w:rFonts w:cs="Arial"/>
          <w:sz w:val="28"/>
          <w:szCs w:val="28"/>
          <w:lang w:bidi="he-IL"/>
        </w:rPr>
        <w:t>−1(</w:t>
      </w:r>
      <w:r>
        <w:rPr>
          <w:rFonts w:cs="Arial"/>
          <w:sz w:val="28"/>
          <w:szCs w:val="28"/>
          <w:lang w:bidi="he-IL"/>
        </w:rPr>
        <w:t>x/L</w:t>
      </w:r>
      <w:r w:rsidRPr="00AE2B17">
        <w:rPr>
          <w:rFonts w:ascii="Arial" w:hAnsi="Arial" w:cs="Arial"/>
          <w:sz w:val="28"/>
          <w:szCs w:val="28"/>
          <w:lang w:bidi="he-IL"/>
        </w:rPr>
        <w:t>​</w:t>
      </w:r>
      <w:r w:rsidRPr="00AE2B17">
        <w:rPr>
          <w:rFonts w:cs="Arial"/>
          <w:sz w:val="28"/>
          <w:szCs w:val="28"/>
          <w:lang w:bidi="he-IL"/>
        </w:rPr>
        <w:t xml:space="preserve">) </w:t>
      </w:r>
    </w:p>
    <w:p w14:paraId="7F4BD492" w14:textId="4B64F9D8" w:rsidR="00AE2B17" w:rsidRPr="00AE2B17" w:rsidRDefault="00AE2B17" w:rsidP="00AE2B17">
      <w:pPr>
        <w:bidi/>
        <w:rPr>
          <w:rFonts w:cs="Arial"/>
          <w:sz w:val="28"/>
          <w:szCs w:val="28"/>
          <w:lang w:bidi="he-IL"/>
        </w:rPr>
      </w:pPr>
      <w:r w:rsidRPr="00AE2B17">
        <w:rPr>
          <w:rFonts w:cs="Arial"/>
          <w:sz w:val="28"/>
          <w:szCs w:val="28"/>
          <w:rtl/>
          <w:lang w:bidi="he-IL"/>
        </w:rPr>
        <w:t>כאשר</w:t>
      </w:r>
      <w:r w:rsidRPr="00AE2B17">
        <w:rPr>
          <w:rFonts w:cs="Arial"/>
          <w:sz w:val="28"/>
          <w:szCs w:val="28"/>
          <w:rtl/>
        </w:rPr>
        <w:t xml:space="preserve"> </w:t>
      </w:r>
      <w:r w:rsidRPr="00AE2B17">
        <w:rPr>
          <w:rFonts w:cs="Arial"/>
          <w:sz w:val="28"/>
          <w:szCs w:val="28"/>
          <w:lang w:bidi="he-IL"/>
        </w:rPr>
        <w:t xml:space="preserve">LLL </w:t>
      </w:r>
      <w:r w:rsidRPr="00AE2B17">
        <w:rPr>
          <w:rFonts w:cs="Arial"/>
          <w:sz w:val="28"/>
          <w:szCs w:val="28"/>
          <w:rtl/>
          <w:lang w:bidi="he-IL"/>
        </w:rPr>
        <w:t>הוא אורך המוט, ו</w:t>
      </w:r>
      <w:r w:rsidRPr="00AE2B17">
        <w:rPr>
          <w:rFonts w:cs="Arial"/>
          <w:sz w:val="28"/>
          <w:szCs w:val="28"/>
          <w:lang w:bidi="he-IL"/>
        </w:rPr>
        <w:t xml:space="preserve">-x </w:t>
      </w:r>
      <w:r w:rsidRPr="00AE2B17">
        <w:rPr>
          <w:rFonts w:cs="Arial"/>
          <w:sz w:val="28"/>
          <w:szCs w:val="28"/>
          <w:rtl/>
          <w:lang w:bidi="he-IL"/>
        </w:rPr>
        <w:t>או</w:t>
      </w:r>
      <w:r w:rsidRPr="00AE2B17">
        <w:rPr>
          <w:rFonts w:cs="Arial"/>
          <w:sz w:val="28"/>
          <w:szCs w:val="28"/>
          <w:rtl/>
        </w:rPr>
        <w:t xml:space="preserve"> </w:t>
      </w:r>
      <w:r w:rsidRPr="00AE2B17">
        <w:rPr>
          <w:rFonts w:cs="Arial"/>
          <w:sz w:val="28"/>
          <w:szCs w:val="28"/>
          <w:lang w:bidi="he-IL"/>
        </w:rPr>
        <w:t xml:space="preserve">y </w:t>
      </w:r>
      <w:r w:rsidRPr="00AE2B17">
        <w:rPr>
          <w:rFonts w:cs="Arial"/>
          <w:sz w:val="28"/>
          <w:szCs w:val="28"/>
          <w:rtl/>
          <w:lang w:bidi="he-IL"/>
        </w:rPr>
        <w:t>הוא המרחק שנמדד בפועל</w:t>
      </w:r>
      <w:r w:rsidRPr="00AE2B17">
        <w:rPr>
          <w:rFonts w:cs="Arial"/>
          <w:sz w:val="28"/>
          <w:szCs w:val="28"/>
          <w:lang w:bidi="he-IL"/>
        </w:rPr>
        <w:t>.</w:t>
      </w:r>
    </w:p>
    <w:p w14:paraId="1B26EF22" w14:textId="77777777" w:rsidR="00AE2B17" w:rsidRPr="00AE2B17" w:rsidRDefault="00000000" w:rsidP="00AE2B17">
      <w:pPr>
        <w:bidi/>
        <w:rPr>
          <w:rFonts w:cs="Arial"/>
          <w:sz w:val="28"/>
          <w:szCs w:val="28"/>
          <w:lang w:bidi="he-IL"/>
        </w:rPr>
      </w:pPr>
      <w:r>
        <w:rPr>
          <w:rFonts w:cs="Arial"/>
          <w:sz w:val="28"/>
          <w:szCs w:val="28"/>
          <w:lang w:bidi="he-IL"/>
        </w:rPr>
        <w:pict w14:anchorId="683A6554">
          <v:rect id="_x0000_i1028" style="width:0;height:1.5pt" o:hralign="center" o:hrstd="t" o:hr="t" fillcolor="#a0a0a0" stroked="f"/>
        </w:pict>
      </w:r>
    </w:p>
    <w:p w14:paraId="3FB0BC33" w14:textId="77777777" w:rsidR="00AE2B17" w:rsidRDefault="00AE2B17" w:rsidP="00AE2B17">
      <w:pPr>
        <w:bidi/>
        <w:rPr>
          <w:rFonts w:cs="Arial"/>
          <w:b/>
          <w:bCs/>
          <w:sz w:val="28"/>
          <w:szCs w:val="28"/>
          <w:lang w:bidi="he-IL"/>
        </w:rPr>
      </w:pPr>
      <w:commentRangeStart w:id="11"/>
      <w:r w:rsidRPr="00AE2B17">
        <w:rPr>
          <w:rFonts w:cs="Arial"/>
          <w:b/>
          <w:bCs/>
          <w:sz w:val="28"/>
          <w:szCs w:val="28"/>
          <w:rtl/>
          <w:lang w:bidi="he-IL"/>
        </w:rPr>
        <w:t>תוצאות הניסוי</w:t>
      </w:r>
      <w:r w:rsidRPr="00AE2B17">
        <w:rPr>
          <w:rFonts w:cs="Arial"/>
          <w:b/>
          <w:bCs/>
          <w:sz w:val="28"/>
          <w:szCs w:val="28"/>
          <w:lang w:bidi="he-IL"/>
        </w:rPr>
        <w:t>:</w:t>
      </w:r>
      <w:commentRangeEnd w:id="11"/>
      <w:r w:rsidR="00F93789">
        <w:rPr>
          <w:rStyle w:val="CommentReference"/>
          <w:rFonts w:cs="Arial"/>
          <w:b/>
          <w:bCs/>
          <w:sz w:val="28"/>
          <w:szCs w:val="28"/>
          <w:lang w:bidi="he-IL"/>
        </w:rPr>
        <w:commentReference w:id="11"/>
      </w:r>
    </w:p>
    <w:p w14:paraId="07520FA9" w14:textId="0B012225" w:rsidR="00837587" w:rsidRDefault="00837587" w:rsidP="00837587">
      <w:pPr>
        <w:bidi/>
        <w:rPr>
          <w:rFonts w:cs="Arial"/>
          <w:sz w:val="28"/>
          <w:szCs w:val="28"/>
          <w:lang w:bidi="he-IL"/>
        </w:rPr>
      </w:pPr>
      <w:r w:rsidRPr="00837587">
        <w:rPr>
          <w:rFonts w:cs="Arial" w:hint="cs"/>
          <w:sz w:val="28"/>
          <w:szCs w:val="28"/>
          <w:rtl/>
          <w:lang w:bidi="he-IL"/>
        </w:rPr>
        <w:t>הקלטנו</w:t>
      </w:r>
      <w:r w:rsidRPr="00837587">
        <w:rPr>
          <w:rFonts w:cs="Arial"/>
          <w:sz w:val="28"/>
          <w:szCs w:val="28"/>
          <w:rtl/>
          <w:lang w:bidi="he-IL"/>
        </w:rPr>
        <w:t xml:space="preserve"> </w:t>
      </w:r>
      <w:r w:rsidRPr="00837587">
        <w:rPr>
          <w:rFonts w:cs="Arial" w:hint="cs"/>
          <w:sz w:val="28"/>
          <w:szCs w:val="28"/>
          <w:rtl/>
          <w:lang w:bidi="he-IL"/>
        </w:rPr>
        <w:t>את</w:t>
      </w:r>
      <w:r w:rsidRPr="00837587">
        <w:rPr>
          <w:rFonts w:cs="Arial"/>
          <w:sz w:val="28"/>
          <w:szCs w:val="28"/>
          <w:rtl/>
          <w:lang w:bidi="he-IL"/>
        </w:rPr>
        <w:t xml:space="preserve"> </w:t>
      </w:r>
      <w:r w:rsidRPr="00837587">
        <w:rPr>
          <w:rFonts w:cs="Arial" w:hint="cs"/>
          <w:sz w:val="28"/>
          <w:szCs w:val="28"/>
          <w:rtl/>
          <w:lang w:bidi="he-IL"/>
        </w:rPr>
        <w:t>המטוטלת</w:t>
      </w:r>
      <w:r w:rsidRPr="00837587">
        <w:rPr>
          <w:rFonts w:cs="Arial"/>
          <w:sz w:val="28"/>
          <w:szCs w:val="28"/>
          <w:rtl/>
          <w:lang w:bidi="he-IL"/>
        </w:rPr>
        <w:t xml:space="preserve"> </w:t>
      </w:r>
      <w:r w:rsidRPr="00837587">
        <w:rPr>
          <w:rFonts w:cs="Arial" w:hint="cs"/>
          <w:sz w:val="28"/>
          <w:szCs w:val="28"/>
          <w:rtl/>
          <w:lang w:bidi="he-IL"/>
        </w:rPr>
        <w:t>הכפולה</w:t>
      </w:r>
      <w:r w:rsidRPr="00837587">
        <w:rPr>
          <w:rFonts w:cs="Arial"/>
          <w:sz w:val="28"/>
          <w:szCs w:val="28"/>
          <w:rtl/>
          <w:lang w:bidi="he-IL"/>
        </w:rPr>
        <w:t xml:space="preserve">, </w:t>
      </w:r>
      <w:r w:rsidRPr="00837587">
        <w:rPr>
          <w:rFonts w:cs="Arial" w:hint="cs"/>
          <w:sz w:val="28"/>
          <w:szCs w:val="28"/>
          <w:rtl/>
          <w:lang w:bidi="he-IL"/>
        </w:rPr>
        <w:t>ועקבנו</w:t>
      </w:r>
      <w:r w:rsidRPr="00837587">
        <w:rPr>
          <w:rFonts w:cs="Arial"/>
          <w:sz w:val="28"/>
          <w:szCs w:val="28"/>
          <w:rtl/>
          <w:lang w:bidi="he-IL"/>
        </w:rPr>
        <w:t xml:space="preserve"> </w:t>
      </w:r>
      <w:r w:rsidRPr="00837587">
        <w:rPr>
          <w:rFonts w:cs="Arial" w:hint="cs"/>
          <w:sz w:val="28"/>
          <w:szCs w:val="28"/>
          <w:rtl/>
          <w:lang w:bidi="he-IL"/>
        </w:rPr>
        <w:t>אחריה</w:t>
      </w:r>
      <w:r w:rsidRPr="00837587">
        <w:rPr>
          <w:rFonts w:cs="Arial"/>
          <w:sz w:val="28"/>
          <w:szCs w:val="28"/>
          <w:rtl/>
          <w:lang w:bidi="he-IL"/>
        </w:rPr>
        <w:t xml:space="preserve"> </w:t>
      </w:r>
      <w:r w:rsidRPr="00837587">
        <w:rPr>
          <w:rFonts w:cs="Arial" w:hint="cs"/>
          <w:sz w:val="28"/>
          <w:szCs w:val="28"/>
          <w:rtl/>
          <w:lang w:bidi="he-IL"/>
        </w:rPr>
        <w:t>בכל</w:t>
      </w:r>
      <w:r w:rsidRPr="00837587">
        <w:rPr>
          <w:rFonts w:cs="Arial"/>
          <w:sz w:val="28"/>
          <w:szCs w:val="28"/>
          <w:rtl/>
          <w:lang w:bidi="he-IL"/>
        </w:rPr>
        <w:t xml:space="preserve"> </w:t>
      </w:r>
      <w:r w:rsidRPr="00837587">
        <w:rPr>
          <w:rFonts w:cs="Arial" w:hint="cs"/>
          <w:sz w:val="28"/>
          <w:szCs w:val="28"/>
          <w:rtl/>
          <w:lang w:bidi="he-IL"/>
        </w:rPr>
        <w:t>פריים</w:t>
      </w:r>
      <w:r w:rsidRPr="00837587">
        <w:rPr>
          <w:rFonts w:cs="Arial"/>
          <w:sz w:val="28"/>
          <w:szCs w:val="28"/>
          <w:rtl/>
          <w:lang w:bidi="he-IL"/>
        </w:rPr>
        <w:t xml:space="preserve"> </w:t>
      </w:r>
      <w:r w:rsidRPr="00837587">
        <w:rPr>
          <w:rFonts w:cs="Arial" w:hint="cs"/>
          <w:sz w:val="28"/>
          <w:szCs w:val="28"/>
          <w:rtl/>
          <w:lang w:bidi="he-IL"/>
        </w:rPr>
        <w:t>באמצעות</w:t>
      </w:r>
      <w:r w:rsidRPr="00837587">
        <w:rPr>
          <w:rFonts w:cs="Arial"/>
          <w:sz w:val="28"/>
          <w:szCs w:val="28"/>
          <w:rtl/>
          <w:lang w:bidi="he-IL"/>
        </w:rPr>
        <w:t xml:space="preserve"> </w:t>
      </w:r>
      <w:r w:rsidRPr="00837587">
        <w:rPr>
          <w:rFonts w:cs="Arial" w:hint="cs"/>
          <w:sz w:val="28"/>
          <w:szCs w:val="28"/>
          <w:rtl/>
          <w:lang w:bidi="he-IL"/>
        </w:rPr>
        <w:t>תוכנה</w:t>
      </w:r>
      <w:r w:rsidRPr="00837587">
        <w:rPr>
          <w:rFonts w:cs="Arial"/>
          <w:sz w:val="28"/>
          <w:szCs w:val="28"/>
          <w:rtl/>
          <w:lang w:bidi="he-IL"/>
        </w:rPr>
        <w:t xml:space="preserve"> </w:t>
      </w:r>
      <w:r w:rsidRPr="00837587">
        <w:rPr>
          <w:rFonts w:cs="Arial" w:hint="cs"/>
          <w:sz w:val="28"/>
          <w:szCs w:val="28"/>
          <w:rtl/>
          <w:lang w:bidi="he-IL"/>
        </w:rPr>
        <w:t>בשם</w:t>
      </w:r>
      <w:r w:rsidRPr="00837587">
        <w:rPr>
          <w:rFonts w:cs="Arial"/>
          <w:sz w:val="28"/>
          <w:szCs w:val="28"/>
          <w:rtl/>
          <w:lang w:bidi="he-IL"/>
        </w:rPr>
        <w:t xml:space="preserve"> "</w:t>
      </w:r>
      <w:r w:rsidRPr="00837587">
        <w:rPr>
          <w:rFonts w:cs="Arial"/>
          <w:sz w:val="28"/>
          <w:szCs w:val="28"/>
        </w:rPr>
        <w:t>tracker</w:t>
      </w:r>
      <w:r w:rsidRPr="00837587">
        <w:rPr>
          <w:rFonts w:cs="Arial"/>
          <w:sz w:val="28"/>
          <w:szCs w:val="28"/>
          <w:rtl/>
          <w:lang w:bidi="he-IL"/>
        </w:rPr>
        <w:t>"</w:t>
      </w:r>
    </w:p>
    <w:p w14:paraId="7A30C9FD"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תצפיות עיקריות</w:t>
      </w:r>
      <w:r w:rsidRPr="00AE2B17">
        <w:rPr>
          <w:rFonts w:cs="Arial"/>
          <w:b/>
          <w:bCs/>
          <w:sz w:val="28"/>
          <w:szCs w:val="28"/>
          <w:lang w:bidi="he-IL"/>
        </w:rPr>
        <w:t>:</w:t>
      </w:r>
    </w:p>
    <w:p w14:paraId="3CC1EA78" w14:textId="77777777" w:rsidR="00AE2B17" w:rsidRPr="00AE2B17" w:rsidRDefault="00AE2B17" w:rsidP="00AE2B17">
      <w:pPr>
        <w:numPr>
          <w:ilvl w:val="0"/>
          <w:numId w:val="16"/>
        </w:numPr>
        <w:bidi/>
        <w:rPr>
          <w:rFonts w:cs="Arial"/>
          <w:sz w:val="28"/>
          <w:szCs w:val="28"/>
          <w:lang w:bidi="he-IL"/>
        </w:rPr>
      </w:pPr>
      <w:r w:rsidRPr="00AE2B17">
        <w:rPr>
          <w:rFonts w:cs="Arial"/>
          <w:b/>
          <w:bCs/>
          <w:sz w:val="28"/>
          <w:szCs w:val="28"/>
          <w:rtl/>
          <w:lang w:bidi="he-IL"/>
        </w:rPr>
        <w:t>כאוס מובהק</w:t>
      </w:r>
      <w:r w:rsidRPr="00AE2B17">
        <w:rPr>
          <w:rFonts w:cs="Arial"/>
          <w:sz w:val="28"/>
          <w:szCs w:val="28"/>
          <w:rtl/>
        </w:rPr>
        <w:t xml:space="preserve"> </w:t>
      </w:r>
      <w:r w:rsidRPr="00AE2B17">
        <w:rPr>
          <w:rFonts w:cs="Arial"/>
          <w:sz w:val="28"/>
          <w:szCs w:val="28"/>
          <w:rtl/>
          <w:lang w:bidi="he-IL"/>
        </w:rPr>
        <w:t>הופיע כאשר</w:t>
      </w:r>
      <w:r w:rsidRPr="00AE2B17">
        <w:rPr>
          <w:rFonts w:cs="Arial"/>
          <w:sz w:val="28"/>
          <w:szCs w:val="28"/>
          <w:lang w:bidi="he-IL"/>
        </w:rPr>
        <w:t>:</w:t>
      </w:r>
    </w:p>
    <w:p w14:paraId="764CC54C" w14:textId="77777777"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lastRenderedPageBreak/>
        <w:t>θ₁ = 30°, θ₂ = 120°</w:t>
      </w:r>
    </w:p>
    <w:p w14:paraId="7A39EE4A" w14:textId="77777777"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θ₁ = 60°, θ₂ = 120°</w:t>
      </w:r>
    </w:p>
    <w:p w14:paraId="1B778C7D" w14:textId="5F6B3078"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θ₁ = 7</w:t>
      </w:r>
      <w:r w:rsidR="00BB0B25">
        <w:rPr>
          <w:rFonts w:cs="Arial"/>
          <w:sz w:val="28"/>
          <w:szCs w:val="28"/>
          <w:lang w:bidi="he-IL"/>
        </w:rPr>
        <w:t>5</w:t>
      </w:r>
      <w:r w:rsidRPr="00AE2B17">
        <w:rPr>
          <w:rFonts w:cs="Arial"/>
          <w:sz w:val="28"/>
          <w:szCs w:val="28"/>
          <w:lang w:bidi="he-IL"/>
        </w:rPr>
        <w:t>°, θ₂ = 15°</w:t>
      </w:r>
    </w:p>
    <w:p w14:paraId="545557C6" w14:textId="77777777" w:rsidR="00AE2B17" w:rsidRPr="00AE2B17" w:rsidRDefault="00AE2B17" w:rsidP="00AE2B17">
      <w:pPr>
        <w:numPr>
          <w:ilvl w:val="0"/>
          <w:numId w:val="16"/>
        </w:numPr>
        <w:bidi/>
        <w:rPr>
          <w:rFonts w:cs="Arial"/>
          <w:sz w:val="28"/>
          <w:szCs w:val="28"/>
          <w:lang w:bidi="he-IL"/>
        </w:rPr>
      </w:pPr>
      <w:r w:rsidRPr="00AE2B17">
        <w:rPr>
          <w:rFonts w:cs="Arial"/>
          <w:b/>
          <w:bCs/>
          <w:sz w:val="28"/>
          <w:szCs w:val="28"/>
          <w:rtl/>
          <w:lang w:bidi="he-IL"/>
        </w:rPr>
        <w:t>כאוס חלקי / גבולי</w:t>
      </w:r>
      <w:r w:rsidRPr="00AE2B17">
        <w:rPr>
          <w:rFonts w:cs="Arial"/>
          <w:sz w:val="28"/>
          <w:szCs w:val="28"/>
          <w:rtl/>
        </w:rPr>
        <w:t xml:space="preserve"> </w:t>
      </w:r>
      <w:r w:rsidRPr="00AE2B17">
        <w:rPr>
          <w:rFonts w:cs="Arial"/>
          <w:sz w:val="28"/>
          <w:szCs w:val="28"/>
          <w:rtl/>
          <w:lang w:bidi="he-IL"/>
        </w:rPr>
        <w:t>נצפה עבור</w:t>
      </w:r>
      <w:r w:rsidRPr="00AE2B17">
        <w:rPr>
          <w:rFonts w:cs="Arial"/>
          <w:sz w:val="28"/>
          <w:szCs w:val="28"/>
          <w:lang w:bidi="he-IL"/>
        </w:rPr>
        <w:t>:</w:t>
      </w:r>
    </w:p>
    <w:p w14:paraId="691521E4" w14:textId="24331D4E"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θ₁ = 7</w:t>
      </w:r>
      <w:r w:rsidR="00BB0B25">
        <w:rPr>
          <w:rFonts w:cs="Arial"/>
          <w:sz w:val="28"/>
          <w:szCs w:val="28"/>
          <w:lang w:bidi="he-IL"/>
        </w:rPr>
        <w:t>5</w:t>
      </w:r>
      <w:r w:rsidRPr="00AE2B17">
        <w:rPr>
          <w:rFonts w:cs="Arial"/>
          <w:sz w:val="28"/>
          <w:szCs w:val="28"/>
          <w:lang w:bidi="he-IL"/>
        </w:rPr>
        <w:t>°, θ₂ = 120°</w:t>
      </w:r>
    </w:p>
    <w:p w14:paraId="6AC2154C" w14:textId="77777777" w:rsidR="00AE2B17" w:rsidRPr="00AE2B17" w:rsidRDefault="00AE2B17" w:rsidP="00AE2B17">
      <w:pPr>
        <w:numPr>
          <w:ilvl w:val="0"/>
          <w:numId w:val="16"/>
        </w:numPr>
        <w:bidi/>
        <w:rPr>
          <w:rFonts w:cs="Arial"/>
          <w:sz w:val="28"/>
          <w:szCs w:val="28"/>
          <w:lang w:bidi="he-IL"/>
        </w:rPr>
      </w:pPr>
      <w:r w:rsidRPr="00AE2B17">
        <w:rPr>
          <w:rFonts w:cs="Arial"/>
          <w:b/>
          <w:bCs/>
          <w:sz w:val="28"/>
          <w:szCs w:val="28"/>
          <w:rtl/>
          <w:lang w:bidi="he-IL"/>
        </w:rPr>
        <w:t>התנהגות יציבה (לא כאוטית)</w:t>
      </w:r>
      <w:r w:rsidRPr="00AE2B17">
        <w:rPr>
          <w:rFonts w:cs="Arial"/>
          <w:sz w:val="28"/>
          <w:szCs w:val="28"/>
          <w:rtl/>
        </w:rPr>
        <w:t xml:space="preserve"> </w:t>
      </w:r>
      <w:r w:rsidRPr="00AE2B17">
        <w:rPr>
          <w:rFonts w:cs="Arial"/>
          <w:sz w:val="28"/>
          <w:szCs w:val="28"/>
          <w:rtl/>
          <w:lang w:bidi="he-IL"/>
        </w:rPr>
        <w:t>נצפתה ב</w:t>
      </w:r>
      <w:r w:rsidRPr="00AE2B17">
        <w:rPr>
          <w:rFonts w:cs="Arial"/>
          <w:sz w:val="28"/>
          <w:szCs w:val="28"/>
          <w:lang w:bidi="he-IL"/>
        </w:rPr>
        <w:t>:</w:t>
      </w:r>
    </w:p>
    <w:p w14:paraId="32B7ECE9" w14:textId="77777777"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θ₁ = 75°, θ₂ = 75°</w:t>
      </w:r>
    </w:p>
    <w:p w14:paraId="55087A7D" w14:textId="77777777" w:rsidR="00AE2B17" w:rsidRPr="00AE2B17" w:rsidRDefault="00AE2B17" w:rsidP="00AE2B17">
      <w:pPr>
        <w:numPr>
          <w:ilvl w:val="0"/>
          <w:numId w:val="16"/>
        </w:numPr>
        <w:bidi/>
        <w:rPr>
          <w:rFonts w:cs="Arial"/>
          <w:sz w:val="28"/>
          <w:szCs w:val="28"/>
          <w:lang w:bidi="he-IL"/>
        </w:rPr>
      </w:pPr>
      <w:r w:rsidRPr="00AE2B17">
        <w:rPr>
          <w:rFonts w:cs="Arial"/>
          <w:b/>
          <w:bCs/>
          <w:sz w:val="28"/>
          <w:szCs w:val="28"/>
          <w:rtl/>
          <w:lang w:bidi="he-IL"/>
        </w:rPr>
        <w:t>כאוס חזק וברור</w:t>
      </w:r>
      <w:r w:rsidRPr="00AE2B17">
        <w:rPr>
          <w:rFonts w:cs="Arial"/>
          <w:sz w:val="28"/>
          <w:szCs w:val="28"/>
          <w:rtl/>
        </w:rPr>
        <w:t xml:space="preserve"> </w:t>
      </w:r>
      <w:r w:rsidRPr="00AE2B17">
        <w:rPr>
          <w:rFonts w:cs="Arial"/>
          <w:sz w:val="28"/>
          <w:szCs w:val="28"/>
          <w:rtl/>
          <w:lang w:bidi="he-IL"/>
        </w:rPr>
        <w:t>הופיע בכל פעם ש</w:t>
      </w:r>
      <w:r w:rsidRPr="00AE2B17">
        <w:rPr>
          <w:rFonts w:cs="Arial"/>
          <w:sz w:val="28"/>
          <w:szCs w:val="28"/>
          <w:lang w:bidi="he-IL"/>
        </w:rPr>
        <w:t>:</w:t>
      </w:r>
    </w:p>
    <w:p w14:paraId="414FF111" w14:textId="70472FEE" w:rsidR="00AE2B17" w:rsidRPr="00AE2B17" w:rsidRDefault="00AE2B17" w:rsidP="00AE2B17">
      <w:pPr>
        <w:numPr>
          <w:ilvl w:val="1"/>
          <w:numId w:val="16"/>
        </w:numPr>
        <w:bidi/>
        <w:rPr>
          <w:rFonts w:cs="Arial"/>
          <w:sz w:val="28"/>
          <w:szCs w:val="28"/>
          <w:lang w:bidi="he-IL"/>
        </w:rPr>
      </w:pPr>
      <w:r w:rsidRPr="00AE2B17">
        <w:rPr>
          <w:rFonts w:cs="Arial"/>
          <w:sz w:val="28"/>
          <w:szCs w:val="28"/>
          <w:lang w:bidi="he-IL"/>
        </w:rPr>
        <w:t xml:space="preserve">θ₁ = 90°, </w:t>
      </w:r>
      <w:r w:rsidR="009868AB">
        <w:rPr>
          <w:rFonts w:cs="Arial" w:hint="cs"/>
          <w:sz w:val="28"/>
          <w:szCs w:val="28"/>
          <w:rtl/>
          <w:lang w:bidi="he-IL"/>
        </w:rPr>
        <w:t xml:space="preserve"> </w:t>
      </w:r>
      <w:r w:rsidRPr="00AE2B17">
        <w:rPr>
          <w:rFonts w:cs="Arial"/>
          <w:sz w:val="28"/>
          <w:szCs w:val="28"/>
          <w:lang w:bidi="he-IL"/>
        </w:rPr>
        <w:t xml:space="preserve"> θ₂ = 0° </w:t>
      </w:r>
      <w:r w:rsidRPr="00AE2B17">
        <w:rPr>
          <w:rFonts w:cs="Arial"/>
          <w:sz w:val="28"/>
          <w:szCs w:val="28"/>
          <w:rtl/>
          <w:lang w:bidi="he-IL"/>
        </w:rPr>
        <w:t>וגם</w:t>
      </w:r>
      <w:r w:rsidRPr="00AE2B17">
        <w:rPr>
          <w:rFonts w:cs="Arial"/>
          <w:sz w:val="28"/>
          <w:szCs w:val="28"/>
          <w:lang w:bidi="he-IL"/>
        </w:rPr>
        <w:t xml:space="preserve"> </w:t>
      </w:r>
      <w:r w:rsidR="009868AB">
        <w:rPr>
          <w:rFonts w:cs="Arial" w:hint="cs"/>
          <w:sz w:val="28"/>
          <w:szCs w:val="28"/>
          <w:rtl/>
          <w:lang w:bidi="he-IL"/>
        </w:rPr>
        <w:t xml:space="preserve"> </w:t>
      </w:r>
      <w:r w:rsidRPr="00AE2B17">
        <w:rPr>
          <w:rFonts w:cs="Arial"/>
          <w:sz w:val="28"/>
          <w:szCs w:val="28"/>
          <w:lang w:bidi="he-IL"/>
        </w:rPr>
        <w:t>θ₂ = 90°</w:t>
      </w:r>
      <w:r w:rsidR="009868AB">
        <w:rPr>
          <w:rFonts w:cs="Arial" w:hint="cs"/>
          <w:sz w:val="28"/>
          <w:szCs w:val="28"/>
          <w:rtl/>
          <w:lang w:bidi="he-IL"/>
        </w:rPr>
        <w:t xml:space="preserve">   </w:t>
      </w:r>
    </w:p>
    <w:p w14:paraId="32DFE2FB" w14:textId="77777777" w:rsidR="00AE2B17" w:rsidRPr="00AE2B17" w:rsidRDefault="00000000" w:rsidP="00AE2B17">
      <w:pPr>
        <w:bidi/>
        <w:rPr>
          <w:rFonts w:cs="Arial"/>
          <w:sz w:val="28"/>
          <w:szCs w:val="28"/>
          <w:lang w:bidi="he-IL"/>
        </w:rPr>
      </w:pPr>
      <w:r>
        <w:rPr>
          <w:rFonts w:cs="Arial"/>
          <w:sz w:val="28"/>
          <w:szCs w:val="28"/>
          <w:lang w:bidi="he-IL"/>
        </w:rPr>
        <w:pict w14:anchorId="234E2A59">
          <v:rect id="_x0000_i1029" style="width:0;height:1.5pt" o:hralign="center" o:hrstd="t" o:hr="t" fillcolor="#a0a0a0" stroked="f"/>
        </w:pict>
      </w:r>
    </w:p>
    <w:p w14:paraId="52138DCD"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מסקנות</w:t>
      </w:r>
      <w:r w:rsidRPr="00AE2B17">
        <w:rPr>
          <w:rFonts w:cs="Arial"/>
          <w:b/>
          <w:bCs/>
          <w:sz w:val="28"/>
          <w:szCs w:val="28"/>
          <w:lang w:bidi="he-IL"/>
        </w:rPr>
        <w:t>:</w:t>
      </w:r>
    </w:p>
    <w:p w14:paraId="5333CA69"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הופעת הכאוס תלויה בזוויות ההתחלה</w:t>
      </w:r>
      <w:r w:rsidRPr="00AE2B17">
        <w:rPr>
          <w:rFonts w:cs="Arial"/>
          <w:b/>
          <w:bCs/>
          <w:sz w:val="28"/>
          <w:szCs w:val="28"/>
          <w:lang w:bidi="he-IL"/>
        </w:rPr>
        <w:t>:</w:t>
      </w:r>
    </w:p>
    <w:p w14:paraId="04E90F4A" w14:textId="77777777" w:rsidR="00AE2B17" w:rsidRPr="00AE2B17" w:rsidRDefault="00AE2B17" w:rsidP="00AE2B17">
      <w:pPr>
        <w:bidi/>
        <w:rPr>
          <w:rFonts w:cs="Arial"/>
          <w:sz w:val="28"/>
          <w:szCs w:val="28"/>
          <w:lang w:bidi="he-IL"/>
        </w:rPr>
      </w:pPr>
      <w:r w:rsidRPr="00AE2B17">
        <w:rPr>
          <w:rFonts w:cs="Arial"/>
          <w:sz w:val="28"/>
          <w:szCs w:val="28"/>
          <w:rtl/>
          <w:lang w:bidi="he-IL"/>
        </w:rPr>
        <w:t>הממצאים מראים שהתנהגות כאוטית במטוטלת כפולה מושפעת מאוד מהזוויות ההתחלתיות של שני הגופים. ככל ש</w:t>
      </w:r>
      <w:r w:rsidRPr="00AE2B17">
        <w:rPr>
          <w:rFonts w:cs="Arial"/>
          <w:sz w:val="28"/>
          <w:szCs w:val="28"/>
          <w:lang w:bidi="he-IL"/>
        </w:rPr>
        <w:t xml:space="preserve">-θ₁ </w:t>
      </w:r>
      <w:r w:rsidRPr="00AE2B17">
        <w:rPr>
          <w:rFonts w:cs="Arial"/>
          <w:sz w:val="28"/>
          <w:szCs w:val="28"/>
          <w:rtl/>
          <w:lang w:bidi="he-IL"/>
        </w:rPr>
        <w:t>או</w:t>
      </w:r>
      <w:r w:rsidRPr="00AE2B17">
        <w:rPr>
          <w:rFonts w:cs="Arial"/>
          <w:sz w:val="28"/>
          <w:szCs w:val="28"/>
          <w:lang w:bidi="he-IL"/>
        </w:rPr>
        <w:t xml:space="preserve"> θ₂ </w:t>
      </w:r>
      <w:r w:rsidRPr="00AE2B17">
        <w:rPr>
          <w:rFonts w:cs="Arial"/>
          <w:sz w:val="28"/>
          <w:szCs w:val="28"/>
          <w:rtl/>
          <w:lang w:bidi="he-IL"/>
        </w:rPr>
        <w:t>גדולות יותר, עולה הסיכוי להופעת כאוס. עם זאת, לא די בכך שאחת הזוויות תהיה גבוהה</w:t>
      </w:r>
      <w:r w:rsidRPr="00AE2B17">
        <w:rPr>
          <w:rFonts w:cs="Arial"/>
          <w:sz w:val="28"/>
          <w:szCs w:val="28"/>
          <w:lang w:bidi="he-IL"/>
        </w:rPr>
        <w:t xml:space="preserve"> – </w:t>
      </w:r>
      <w:r w:rsidRPr="00BB0B25">
        <w:rPr>
          <w:rFonts w:cs="Arial"/>
          <w:sz w:val="28"/>
          <w:szCs w:val="28"/>
          <w:rtl/>
          <w:lang w:bidi="he-IL"/>
        </w:rPr>
        <w:t>השילוב ביניהן</w:t>
      </w:r>
      <w:r w:rsidRPr="00AE2B17">
        <w:rPr>
          <w:rFonts w:cs="Arial"/>
          <w:sz w:val="28"/>
          <w:szCs w:val="28"/>
          <w:rtl/>
        </w:rPr>
        <w:t xml:space="preserve"> </w:t>
      </w:r>
      <w:r w:rsidRPr="00AE2B17">
        <w:rPr>
          <w:rFonts w:cs="Arial"/>
          <w:sz w:val="28"/>
          <w:szCs w:val="28"/>
          <w:rtl/>
          <w:lang w:bidi="he-IL"/>
        </w:rPr>
        <w:t>קובע</w:t>
      </w:r>
      <w:r w:rsidRPr="00AE2B17">
        <w:rPr>
          <w:rFonts w:cs="Arial"/>
          <w:sz w:val="28"/>
          <w:szCs w:val="28"/>
          <w:lang w:bidi="he-IL"/>
        </w:rPr>
        <w:t>.</w:t>
      </w:r>
    </w:p>
    <w:p w14:paraId="7BFC47FF"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זווית</w:t>
      </w:r>
      <w:r w:rsidRPr="00AE2B17">
        <w:rPr>
          <w:rFonts w:cs="Arial"/>
          <w:b/>
          <w:bCs/>
          <w:sz w:val="28"/>
          <w:szCs w:val="28"/>
          <w:lang w:bidi="he-IL"/>
        </w:rPr>
        <w:t xml:space="preserve"> θ₁ </w:t>
      </w:r>
      <w:r w:rsidRPr="00AE2B17">
        <w:rPr>
          <w:rFonts w:cs="Arial"/>
          <w:b/>
          <w:bCs/>
          <w:sz w:val="28"/>
          <w:szCs w:val="28"/>
          <w:rtl/>
          <w:lang w:bidi="he-IL"/>
        </w:rPr>
        <w:t>משפיעה יותר על הופעת הכאוס</w:t>
      </w:r>
      <w:r w:rsidRPr="00AE2B17">
        <w:rPr>
          <w:rFonts w:cs="Arial"/>
          <w:b/>
          <w:bCs/>
          <w:sz w:val="28"/>
          <w:szCs w:val="28"/>
          <w:lang w:bidi="he-IL"/>
        </w:rPr>
        <w:t>:</w:t>
      </w:r>
    </w:p>
    <w:p w14:paraId="1862F1BB" w14:textId="77777777" w:rsidR="00AE2B17" w:rsidRPr="00AE2B17" w:rsidRDefault="00AE2B17" w:rsidP="00AE2B17">
      <w:pPr>
        <w:bidi/>
        <w:rPr>
          <w:rFonts w:cs="Arial"/>
          <w:sz w:val="28"/>
          <w:szCs w:val="28"/>
          <w:lang w:bidi="he-IL"/>
        </w:rPr>
      </w:pPr>
      <w:r w:rsidRPr="00AE2B17">
        <w:rPr>
          <w:rFonts w:cs="Arial"/>
          <w:sz w:val="28"/>
          <w:szCs w:val="28"/>
          <w:rtl/>
          <w:lang w:bidi="he-IL"/>
        </w:rPr>
        <w:t>כאשר</w:t>
      </w:r>
      <w:r w:rsidRPr="00AE2B17">
        <w:rPr>
          <w:rFonts w:cs="Arial"/>
          <w:sz w:val="28"/>
          <w:szCs w:val="28"/>
          <w:lang w:bidi="he-IL"/>
        </w:rPr>
        <w:t xml:space="preserve"> θ₁ </w:t>
      </w:r>
      <w:r w:rsidRPr="00AE2B17">
        <w:rPr>
          <w:rFonts w:cs="Arial"/>
          <w:sz w:val="28"/>
          <w:szCs w:val="28"/>
          <w:rtl/>
          <w:lang w:bidi="he-IL"/>
        </w:rPr>
        <w:t>(המטוטלת העליונה) הייתה גדולה, הופיע כאוס גם כאשר</w:t>
      </w:r>
      <w:r w:rsidRPr="00AE2B17">
        <w:rPr>
          <w:rFonts w:cs="Arial"/>
          <w:sz w:val="28"/>
          <w:szCs w:val="28"/>
          <w:lang w:bidi="he-IL"/>
        </w:rPr>
        <w:t xml:space="preserve"> θ₂ </w:t>
      </w:r>
      <w:r w:rsidRPr="00AE2B17">
        <w:rPr>
          <w:rFonts w:cs="Arial"/>
          <w:sz w:val="28"/>
          <w:szCs w:val="28"/>
          <w:rtl/>
          <w:lang w:bidi="he-IL"/>
        </w:rPr>
        <w:t>הייתה קטנה. לעומת זאת, ערכים גבוהים של</w:t>
      </w:r>
      <w:r w:rsidRPr="00AE2B17">
        <w:rPr>
          <w:rFonts w:cs="Arial"/>
          <w:sz w:val="28"/>
          <w:szCs w:val="28"/>
          <w:lang w:bidi="he-IL"/>
        </w:rPr>
        <w:t xml:space="preserve"> θ₂ </w:t>
      </w:r>
      <w:r w:rsidRPr="00AE2B17">
        <w:rPr>
          <w:rFonts w:cs="Arial"/>
          <w:sz w:val="28"/>
          <w:szCs w:val="28"/>
          <w:rtl/>
          <w:lang w:bidi="he-IL"/>
        </w:rPr>
        <w:t>לבדם לא גרמו בהכרח להתנהגות כאוטית. הדבר מצביע על כך ש</w:t>
      </w:r>
      <w:r w:rsidRPr="00AE2B17">
        <w:rPr>
          <w:rFonts w:cs="Arial"/>
          <w:sz w:val="28"/>
          <w:szCs w:val="28"/>
          <w:lang w:bidi="he-IL"/>
        </w:rPr>
        <w:t xml:space="preserve">-θ₁, </w:t>
      </w:r>
      <w:r w:rsidRPr="00AE2B17">
        <w:rPr>
          <w:rFonts w:cs="Arial"/>
          <w:sz w:val="28"/>
          <w:szCs w:val="28"/>
          <w:rtl/>
          <w:lang w:bidi="he-IL"/>
        </w:rPr>
        <w:t>אשר שולטת בתנועה הראשונית של המערכת כולה, היא בעלת</w:t>
      </w:r>
      <w:r w:rsidRPr="00AE2B17">
        <w:rPr>
          <w:rFonts w:cs="Arial"/>
          <w:sz w:val="28"/>
          <w:szCs w:val="28"/>
          <w:rtl/>
        </w:rPr>
        <w:t xml:space="preserve"> </w:t>
      </w:r>
      <w:r w:rsidRPr="00BB0B25">
        <w:rPr>
          <w:rFonts w:cs="Arial"/>
          <w:sz w:val="28"/>
          <w:szCs w:val="28"/>
          <w:rtl/>
          <w:lang w:bidi="he-IL"/>
        </w:rPr>
        <w:t>השפעה דומיננטית</w:t>
      </w:r>
      <w:r w:rsidRPr="00AE2B17">
        <w:rPr>
          <w:rFonts w:cs="Arial"/>
          <w:sz w:val="28"/>
          <w:szCs w:val="28"/>
          <w:rtl/>
        </w:rPr>
        <w:t xml:space="preserve"> </w:t>
      </w:r>
      <w:r w:rsidRPr="00AE2B17">
        <w:rPr>
          <w:rFonts w:cs="Arial"/>
          <w:sz w:val="28"/>
          <w:szCs w:val="28"/>
          <w:rtl/>
          <w:lang w:bidi="he-IL"/>
        </w:rPr>
        <w:t>ביצירת אי-יציבות</w:t>
      </w:r>
      <w:r w:rsidRPr="00AE2B17">
        <w:rPr>
          <w:rFonts w:cs="Arial"/>
          <w:sz w:val="28"/>
          <w:szCs w:val="28"/>
          <w:lang w:bidi="he-IL"/>
        </w:rPr>
        <w:t>.</w:t>
      </w:r>
    </w:p>
    <w:p w14:paraId="26E06296"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סכום הזוויות אינו מנבא כאוס</w:t>
      </w:r>
      <w:r w:rsidRPr="00AE2B17">
        <w:rPr>
          <w:rFonts w:cs="Arial"/>
          <w:b/>
          <w:bCs/>
          <w:sz w:val="28"/>
          <w:szCs w:val="28"/>
          <w:lang w:bidi="he-IL"/>
        </w:rPr>
        <w:t>:</w:t>
      </w:r>
    </w:p>
    <w:p w14:paraId="0932CB32" w14:textId="77777777" w:rsidR="00AE2B17" w:rsidRPr="00AE2B17" w:rsidRDefault="00AE2B17" w:rsidP="00AE2B17">
      <w:pPr>
        <w:bidi/>
        <w:rPr>
          <w:rFonts w:cs="Arial"/>
          <w:sz w:val="28"/>
          <w:szCs w:val="28"/>
          <w:lang w:bidi="he-IL"/>
        </w:rPr>
      </w:pPr>
      <w:r w:rsidRPr="00AE2B17">
        <w:rPr>
          <w:rFonts w:cs="Arial"/>
          <w:sz w:val="28"/>
          <w:szCs w:val="28"/>
          <w:rtl/>
          <w:lang w:bidi="he-IL"/>
        </w:rPr>
        <w:t>נמצא כי</w:t>
      </w:r>
      <w:r w:rsidRPr="00AE2B17">
        <w:rPr>
          <w:rFonts w:cs="Arial"/>
          <w:sz w:val="28"/>
          <w:szCs w:val="28"/>
          <w:rtl/>
        </w:rPr>
        <w:t xml:space="preserve"> </w:t>
      </w:r>
      <w:r w:rsidRPr="00AE2B17">
        <w:rPr>
          <w:rFonts w:cs="Arial"/>
          <w:b/>
          <w:bCs/>
          <w:sz w:val="28"/>
          <w:szCs w:val="28"/>
          <w:rtl/>
          <w:lang w:bidi="he-IL"/>
        </w:rPr>
        <w:t>סכום הזוויות לבדו לא מהווה מדד אמין</w:t>
      </w:r>
      <w:r w:rsidRPr="00AE2B17">
        <w:rPr>
          <w:rFonts w:cs="Arial"/>
          <w:sz w:val="28"/>
          <w:szCs w:val="28"/>
          <w:lang w:bidi="he-IL"/>
        </w:rPr>
        <w:t xml:space="preserve">. </w:t>
      </w:r>
      <w:r w:rsidRPr="00AE2B17">
        <w:rPr>
          <w:rFonts w:cs="Arial"/>
          <w:sz w:val="28"/>
          <w:szCs w:val="28"/>
          <w:rtl/>
          <w:lang w:bidi="he-IL"/>
        </w:rPr>
        <w:t>לדוגמה</w:t>
      </w:r>
      <w:r w:rsidRPr="00AE2B17">
        <w:rPr>
          <w:rFonts w:cs="Arial"/>
          <w:sz w:val="28"/>
          <w:szCs w:val="28"/>
          <w:lang w:bidi="he-IL"/>
        </w:rPr>
        <w:t>:</w:t>
      </w:r>
    </w:p>
    <w:p w14:paraId="7CA9E134" w14:textId="77777777" w:rsidR="00AE2B17" w:rsidRPr="00AE2B17" w:rsidRDefault="00AE2B17" w:rsidP="00AE2B17">
      <w:pPr>
        <w:numPr>
          <w:ilvl w:val="0"/>
          <w:numId w:val="17"/>
        </w:numPr>
        <w:bidi/>
        <w:rPr>
          <w:rFonts w:cs="Arial"/>
          <w:sz w:val="28"/>
          <w:szCs w:val="28"/>
          <w:lang w:bidi="he-IL"/>
        </w:rPr>
      </w:pPr>
      <w:r w:rsidRPr="00AE2B17">
        <w:rPr>
          <w:rFonts w:cs="Arial"/>
          <w:sz w:val="28"/>
          <w:szCs w:val="28"/>
          <w:rtl/>
          <w:lang w:bidi="he-IL"/>
        </w:rPr>
        <w:t>הצירוף (60°, 90°) היה יציב</w:t>
      </w:r>
    </w:p>
    <w:p w14:paraId="0E98DC07" w14:textId="77777777" w:rsidR="00837587" w:rsidRDefault="00AE2B17" w:rsidP="00837587">
      <w:pPr>
        <w:numPr>
          <w:ilvl w:val="0"/>
          <w:numId w:val="17"/>
        </w:numPr>
        <w:bidi/>
        <w:rPr>
          <w:rFonts w:cs="Arial"/>
          <w:sz w:val="28"/>
          <w:szCs w:val="28"/>
          <w:lang w:bidi="he-IL"/>
        </w:rPr>
      </w:pPr>
      <w:r w:rsidRPr="00AE2B17">
        <w:rPr>
          <w:rFonts w:cs="Arial"/>
          <w:sz w:val="28"/>
          <w:szCs w:val="28"/>
          <w:rtl/>
          <w:lang w:bidi="he-IL"/>
        </w:rPr>
        <w:t>לעומת הצירוף (30°, 120°) שהיה כאוטי, אף על פי שבשניהם הסכום הוא 150°</w:t>
      </w:r>
    </w:p>
    <w:p w14:paraId="664617E4" w14:textId="591B7D0A" w:rsidR="00BB0B25" w:rsidRPr="00837587" w:rsidRDefault="00AE2B17" w:rsidP="00837587">
      <w:pPr>
        <w:numPr>
          <w:ilvl w:val="0"/>
          <w:numId w:val="17"/>
        </w:numPr>
        <w:bidi/>
        <w:rPr>
          <w:rFonts w:cs="Arial"/>
          <w:sz w:val="28"/>
          <w:szCs w:val="28"/>
          <w:lang w:bidi="he-IL"/>
        </w:rPr>
      </w:pPr>
      <w:r w:rsidRPr="00837587">
        <w:rPr>
          <w:rFonts w:cs="Arial"/>
          <w:b/>
          <w:bCs/>
          <w:sz w:val="28"/>
          <w:szCs w:val="28"/>
          <w:rtl/>
          <w:lang w:bidi="he-IL"/>
        </w:rPr>
        <w:lastRenderedPageBreak/>
        <w:t>השפעת סימטריה בזוויות ההתחלה</w:t>
      </w:r>
      <w:r w:rsidRPr="00837587">
        <w:rPr>
          <w:rFonts w:cs="Arial"/>
          <w:b/>
          <w:bCs/>
          <w:sz w:val="28"/>
          <w:szCs w:val="28"/>
          <w:lang w:bidi="he-IL"/>
        </w:rPr>
        <w:t>:</w:t>
      </w:r>
      <w:r w:rsidR="00BB0B25" w:rsidRPr="00837587">
        <w:rPr>
          <w:rFonts w:ascii="Times New Roman" w:eastAsia="Times New Roman" w:hAnsi="Times New Roman" w:cs="Times New Roman"/>
          <w:kern w:val="0"/>
          <w:lang w:bidi="he-IL"/>
          <w14:ligatures w14:val="none"/>
        </w:rPr>
        <w:br/>
      </w:r>
      <w:r w:rsidR="00BB0B25" w:rsidRPr="00837587">
        <w:rPr>
          <w:rFonts w:asciiTheme="minorBidi" w:eastAsia="Times New Roman" w:hAnsiTheme="minorBidi"/>
          <w:kern w:val="0"/>
          <w:sz w:val="28"/>
          <w:szCs w:val="28"/>
          <w:rtl/>
          <w:lang w:bidi="he-IL"/>
          <w14:ligatures w14:val="none"/>
        </w:rPr>
        <w:t>המערכת נוטה ליציבות גבוהה יותר כאשר הזוויות ההתחלתיות של שתי המטוטלות זהות או קרובות זו לזו. לדוגמה</w:t>
      </w:r>
      <w:r w:rsidR="00BB0B25" w:rsidRPr="00837587">
        <w:rPr>
          <w:rFonts w:asciiTheme="minorBidi" w:eastAsia="Times New Roman" w:hAnsiTheme="minorBidi"/>
          <w:kern w:val="0"/>
          <w:sz w:val="28"/>
          <w:szCs w:val="28"/>
          <w:lang w:bidi="he-IL"/>
          <w14:ligatures w14:val="none"/>
        </w:rPr>
        <w:t>:</w:t>
      </w:r>
    </w:p>
    <w:p w14:paraId="2A0F6FA1" w14:textId="77777777" w:rsidR="00BB0B25" w:rsidRPr="00BB0B25" w:rsidRDefault="00BB0B25" w:rsidP="00BB0B25">
      <w:pPr>
        <w:numPr>
          <w:ilvl w:val="0"/>
          <w:numId w:val="20"/>
        </w:numPr>
        <w:bidi/>
        <w:spacing w:before="100" w:beforeAutospacing="1" w:after="100" w:afterAutospacing="1" w:line="240" w:lineRule="auto"/>
        <w:rPr>
          <w:rFonts w:asciiTheme="minorBidi" w:eastAsia="Times New Roman" w:hAnsiTheme="minorBidi"/>
          <w:kern w:val="0"/>
          <w:sz w:val="28"/>
          <w:szCs w:val="28"/>
          <w:lang w:bidi="he-IL"/>
          <w14:ligatures w14:val="none"/>
        </w:rPr>
      </w:pPr>
      <w:r w:rsidRPr="00BB0B25">
        <w:rPr>
          <w:rFonts w:asciiTheme="minorBidi" w:eastAsia="Times New Roman" w:hAnsiTheme="minorBidi"/>
          <w:kern w:val="0"/>
          <w:sz w:val="28"/>
          <w:szCs w:val="28"/>
          <w:rtl/>
          <w:lang w:bidi="he-IL"/>
          <w14:ligatures w14:val="none"/>
        </w:rPr>
        <w:t>הצירוף (75°, 75°) הוביל לתנועה יציבה</w:t>
      </w:r>
      <w:r w:rsidRPr="00BB0B25">
        <w:rPr>
          <w:rFonts w:asciiTheme="minorBidi" w:eastAsia="Times New Roman" w:hAnsiTheme="minorBidi"/>
          <w:kern w:val="0"/>
          <w:sz w:val="28"/>
          <w:szCs w:val="28"/>
          <w:lang w:bidi="he-IL"/>
          <w14:ligatures w14:val="none"/>
        </w:rPr>
        <w:t>.</w:t>
      </w:r>
    </w:p>
    <w:p w14:paraId="2D3A393F" w14:textId="77777777" w:rsidR="00BB0B25" w:rsidRDefault="00BB0B25" w:rsidP="00BB0B25">
      <w:pPr>
        <w:numPr>
          <w:ilvl w:val="0"/>
          <w:numId w:val="20"/>
        </w:numPr>
        <w:bidi/>
        <w:spacing w:before="100" w:beforeAutospacing="1" w:after="100" w:afterAutospacing="1" w:line="240" w:lineRule="auto"/>
        <w:rPr>
          <w:rFonts w:asciiTheme="minorBidi" w:eastAsia="Times New Roman" w:hAnsiTheme="minorBidi"/>
          <w:kern w:val="0"/>
          <w:sz w:val="28"/>
          <w:szCs w:val="28"/>
          <w:lang w:bidi="he-IL"/>
          <w14:ligatures w14:val="none"/>
        </w:rPr>
      </w:pPr>
      <w:r w:rsidRPr="00BB0B25">
        <w:rPr>
          <w:rFonts w:asciiTheme="minorBidi" w:eastAsia="Times New Roman" w:hAnsiTheme="minorBidi"/>
          <w:kern w:val="0"/>
          <w:sz w:val="28"/>
          <w:szCs w:val="28"/>
          <w:rtl/>
          <w:lang w:bidi="he-IL"/>
          <w14:ligatures w14:val="none"/>
        </w:rPr>
        <w:t>לעומת (75°, 15°) – שבו נצפה כאוס, למרות ש</w:t>
      </w:r>
      <w:r w:rsidRPr="00BB0B25">
        <w:rPr>
          <w:rFonts w:asciiTheme="minorBidi" w:eastAsia="Times New Roman" w:hAnsiTheme="minorBidi"/>
          <w:kern w:val="0"/>
          <w:sz w:val="28"/>
          <w:szCs w:val="28"/>
          <w:lang w:bidi="he-IL"/>
          <w14:ligatures w14:val="none"/>
        </w:rPr>
        <w:t>-θ</w:t>
      </w:r>
      <w:r w:rsidRPr="00BB0B25">
        <w:rPr>
          <w:rFonts w:ascii="Cambria Math" w:eastAsia="Times New Roman" w:hAnsi="Cambria Math" w:cs="Cambria Math"/>
          <w:kern w:val="0"/>
          <w:sz w:val="28"/>
          <w:szCs w:val="28"/>
          <w:lang w:bidi="he-IL"/>
          <w14:ligatures w14:val="none"/>
        </w:rPr>
        <w:t>₂</w:t>
      </w:r>
      <w:r w:rsidRPr="00BB0B25">
        <w:rPr>
          <w:rFonts w:asciiTheme="minorBidi" w:eastAsia="Times New Roman" w:hAnsiTheme="minorBidi"/>
          <w:kern w:val="0"/>
          <w:sz w:val="28"/>
          <w:szCs w:val="28"/>
          <w:lang w:bidi="he-IL"/>
          <w14:ligatures w14:val="none"/>
        </w:rPr>
        <w:t xml:space="preserve"> </w:t>
      </w:r>
      <w:r w:rsidRPr="00BB0B25">
        <w:rPr>
          <w:rFonts w:asciiTheme="minorBidi" w:eastAsia="Times New Roman" w:hAnsiTheme="minorBidi"/>
          <w:kern w:val="0"/>
          <w:sz w:val="28"/>
          <w:szCs w:val="28"/>
          <w:rtl/>
          <w:lang w:bidi="he-IL"/>
          <w14:ligatures w14:val="none"/>
        </w:rPr>
        <w:t>הייתה הרבה יותר קטנה, מה שצפוי היה להקטין את הכאוס, אך בפועל גרם להופעת כאוס חזק יותר</w:t>
      </w:r>
      <w:r w:rsidRPr="00BB0B25">
        <w:rPr>
          <w:rFonts w:asciiTheme="minorBidi" w:eastAsia="Times New Roman" w:hAnsiTheme="minorBidi"/>
          <w:kern w:val="0"/>
          <w:sz w:val="28"/>
          <w:szCs w:val="28"/>
          <w:lang w:bidi="he-IL"/>
          <w14:ligatures w14:val="none"/>
        </w:rPr>
        <w:t>.</w:t>
      </w:r>
    </w:p>
    <w:p w14:paraId="29EC4A52" w14:textId="77777777" w:rsidR="00FC628B" w:rsidRPr="00BB0B25" w:rsidRDefault="00FC628B" w:rsidP="00FC628B">
      <w:pPr>
        <w:bidi/>
        <w:spacing w:before="100" w:beforeAutospacing="1" w:after="100" w:afterAutospacing="1" w:line="240" w:lineRule="auto"/>
        <w:rPr>
          <w:rFonts w:asciiTheme="minorBidi" w:eastAsia="Times New Roman" w:hAnsiTheme="minorBidi"/>
          <w:kern w:val="0"/>
          <w:sz w:val="28"/>
          <w:szCs w:val="28"/>
          <w:lang w:bidi="he-IL"/>
          <w14:ligatures w14:val="none"/>
        </w:rPr>
      </w:pPr>
    </w:p>
    <w:p w14:paraId="16722872" w14:textId="77777777" w:rsidR="00AE2B17" w:rsidRPr="00AE2B17" w:rsidRDefault="00AE2B17" w:rsidP="00AE2B17">
      <w:pPr>
        <w:bidi/>
        <w:rPr>
          <w:rFonts w:cs="Arial"/>
          <w:b/>
          <w:bCs/>
          <w:sz w:val="28"/>
          <w:szCs w:val="28"/>
          <w:lang w:bidi="he-IL"/>
        </w:rPr>
      </w:pPr>
      <w:r w:rsidRPr="00AE2B17">
        <w:rPr>
          <w:rFonts w:cs="Arial"/>
          <w:b/>
          <w:bCs/>
          <w:sz w:val="28"/>
          <w:szCs w:val="28"/>
          <w:rtl/>
          <w:lang w:bidi="he-IL"/>
        </w:rPr>
        <w:t>גורמים פיזיים נוספים</w:t>
      </w:r>
      <w:r w:rsidRPr="00AE2B17">
        <w:rPr>
          <w:rFonts w:cs="Arial"/>
          <w:b/>
          <w:bCs/>
          <w:sz w:val="28"/>
          <w:szCs w:val="28"/>
          <w:lang w:bidi="he-IL"/>
        </w:rPr>
        <w:t>:</w:t>
      </w:r>
    </w:p>
    <w:p w14:paraId="348660B3" w14:textId="77777777" w:rsidR="00AE2B17" w:rsidRPr="00AE2B17" w:rsidRDefault="00AE2B17" w:rsidP="00AE2B17">
      <w:pPr>
        <w:bidi/>
        <w:rPr>
          <w:rFonts w:cs="Arial"/>
          <w:sz w:val="28"/>
          <w:szCs w:val="28"/>
          <w:lang w:bidi="he-IL"/>
        </w:rPr>
      </w:pPr>
      <w:r w:rsidRPr="00AE2B17">
        <w:rPr>
          <w:rFonts w:cs="Arial"/>
          <w:sz w:val="28"/>
          <w:szCs w:val="28"/>
          <w:rtl/>
          <w:lang w:bidi="he-IL"/>
        </w:rPr>
        <w:t>יש לקחת בחשבון ש</w:t>
      </w:r>
      <w:r w:rsidRPr="00AE2B17">
        <w:rPr>
          <w:rFonts w:cs="Arial"/>
          <w:b/>
          <w:bCs/>
          <w:sz w:val="28"/>
          <w:szCs w:val="28"/>
          <w:rtl/>
          <w:lang w:bidi="he-IL"/>
        </w:rPr>
        <w:t>מערכת פיזית אמיתית שונה ממודל מתמטי אידיאלי</w:t>
      </w:r>
      <w:r w:rsidRPr="00AE2B17">
        <w:rPr>
          <w:rFonts w:cs="Arial"/>
          <w:sz w:val="28"/>
          <w:szCs w:val="28"/>
          <w:lang w:bidi="he-IL"/>
        </w:rPr>
        <w:t>:</w:t>
      </w:r>
    </w:p>
    <w:p w14:paraId="22389137" w14:textId="504DB5B0" w:rsidR="00AE2B17" w:rsidRPr="00AE2B17" w:rsidRDefault="00AE2B17" w:rsidP="00463C7B">
      <w:pPr>
        <w:numPr>
          <w:ilvl w:val="0"/>
          <w:numId w:val="19"/>
        </w:numPr>
        <w:bidi/>
        <w:rPr>
          <w:rFonts w:cs="Arial"/>
          <w:sz w:val="28"/>
          <w:szCs w:val="28"/>
          <w:lang w:bidi="he-IL"/>
        </w:rPr>
      </w:pPr>
      <w:r w:rsidRPr="00AE2B17">
        <w:rPr>
          <w:rFonts w:cs="Arial"/>
          <w:b/>
          <w:bCs/>
          <w:sz w:val="28"/>
          <w:szCs w:val="28"/>
          <w:rtl/>
          <w:lang w:bidi="he-IL"/>
        </w:rPr>
        <w:t>המשקל אינו מרוכז בנקודה אחת</w:t>
      </w:r>
      <w:r w:rsidRPr="00AE2B17">
        <w:rPr>
          <w:rFonts w:cs="Arial"/>
          <w:sz w:val="28"/>
          <w:szCs w:val="28"/>
          <w:lang w:bidi="he-IL"/>
        </w:rPr>
        <w:t xml:space="preserve">, </w:t>
      </w:r>
      <w:r w:rsidRPr="00AE2B17">
        <w:rPr>
          <w:rFonts w:cs="Arial"/>
          <w:sz w:val="28"/>
          <w:szCs w:val="28"/>
          <w:rtl/>
          <w:lang w:bidi="he-IL"/>
        </w:rPr>
        <w:t>אלא מתפרש לאורך המוטות</w:t>
      </w:r>
      <w:r w:rsidR="00463C7B">
        <w:rPr>
          <w:rFonts w:cs="Arial" w:hint="cs"/>
          <w:sz w:val="28"/>
          <w:szCs w:val="28"/>
          <w:rtl/>
          <w:lang w:bidi="ar-LB"/>
        </w:rPr>
        <w:t xml:space="preserve">, </w:t>
      </w:r>
      <w:r w:rsidR="00463C7B">
        <w:rPr>
          <w:rFonts w:cs="Arial" w:hint="cs"/>
          <w:sz w:val="28"/>
          <w:szCs w:val="28"/>
          <w:rtl/>
          <w:lang w:bidi="he-IL"/>
        </w:rPr>
        <w:t>וזה</w:t>
      </w:r>
      <w:r w:rsidRPr="00AE2B17">
        <w:rPr>
          <w:rFonts w:cs="Arial"/>
          <w:sz w:val="28"/>
          <w:szCs w:val="28"/>
          <w:rtl/>
          <w:lang w:bidi="he-IL"/>
        </w:rPr>
        <w:t xml:space="preserve"> </w:t>
      </w:r>
      <w:r w:rsidR="00463C7B" w:rsidRPr="00463C7B">
        <w:rPr>
          <w:rFonts w:cs="Arial"/>
          <w:sz w:val="28"/>
          <w:szCs w:val="28"/>
          <w:rtl/>
          <w:lang w:bidi="he-IL"/>
        </w:rPr>
        <w:t>דבר שונה ממה שחישבנו בסימולציות שלנו</w:t>
      </w:r>
      <w:r w:rsidR="00463C7B" w:rsidRPr="00463C7B">
        <w:rPr>
          <w:rFonts w:cs="Arial"/>
          <w:sz w:val="28"/>
          <w:szCs w:val="28"/>
          <w:lang w:bidi="he-IL"/>
        </w:rPr>
        <w:t>.</w:t>
      </w:r>
    </w:p>
    <w:p w14:paraId="6F27AAD1" w14:textId="50F62DAD" w:rsidR="00AE2B17" w:rsidRDefault="00AE2B17" w:rsidP="00AE2B17">
      <w:pPr>
        <w:numPr>
          <w:ilvl w:val="0"/>
          <w:numId w:val="19"/>
        </w:numPr>
        <w:bidi/>
        <w:rPr>
          <w:rFonts w:cs="Arial"/>
          <w:sz w:val="28"/>
          <w:szCs w:val="28"/>
          <w:lang w:bidi="he-IL"/>
        </w:rPr>
      </w:pPr>
      <w:r w:rsidRPr="00AE2B17">
        <w:rPr>
          <w:rFonts w:cs="Arial"/>
          <w:b/>
          <w:bCs/>
          <w:sz w:val="28"/>
          <w:szCs w:val="28"/>
          <w:rtl/>
          <w:lang w:bidi="he-IL"/>
        </w:rPr>
        <w:t>תנגדות האוויר</w:t>
      </w:r>
      <w:r w:rsidRPr="00AE2B17">
        <w:rPr>
          <w:rFonts w:cs="Arial"/>
          <w:sz w:val="28"/>
          <w:szCs w:val="28"/>
          <w:rtl/>
        </w:rPr>
        <w:t xml:space="preserve"> </w:t>
      </w:r>
      <w:r w:rsidRPr="00AE2B17">
        <w:rPr>
          <w:rFonts w:cs="Arial"/>
          <w:sz w:val="28"/>
          <w:szCs w:val="28"/>
          <w:rtl/>
          <w:lang w:bidi="he-IL"/>
        </w:rPr>
        <w:t>גם כן משחקת תפקיד – היא עשויה להאט תנועות מסוימות, לשנות את קצב ההתפתחות של הכאוס ואף לעיתים לייצב מעט את המערכת</w:t>
      </w:r>
      <w:r w:rsidRPr="00AE2B17">
        <w:rPr>
          <w:rFonts w:cs="Arial"/>
          <w:sz w:val="28"/>
          <w:szCs w:val="28"/>
          <w:lang w:bidi="he-IL"/>
        </w:rPr>
        <w:t>.</w:t>
      </w:r>
    </w:p>
    <w:p w14:paraId="79289E7A" w14:textId="55E6503D" w:rsidR="00463C7B" w:rsidRDefault="00463C7B" w:rsidP="00463C7B">
      <w:pPr>
        <w:numPr>
          <w:ilvl w:val="0"/>
          <w:numId w:val="19"/>
        </w:numPr>
        <w:bidi/>
        <w:rPr>
          <w:rFonts w:cs="Arial"/>
          <w:sz w:val="28"/>
          <w:szCs w:val="28"/>
          <w:lang w:bidi="he-IL"/>
        </w:rPr>
      </w:pPr>
      <w:r w:rsidRPr="00463C7B">
        <w:rPr>
          <w:rFonts w:cs="Arial"/>
          <w:sz w:val="28"/>
          <w:szCs w:val="28"/>
          <w:rtl/>
          <w:lang w:bidi="he-IL"/>
        </w:rPr>
        <w:t>עקבנו אחריהם רק במשך 5 שניות, בעוד שהרצנו את הסימולציה במשך כ-50 שניות כדי להיפטר מכל שגיאות נומריות</w:t>
      </w:r>
      <w:r w:rsidRPr="00463C7B">
        <w:rPr>
          <w:rFonts w:cs="Arial"/>
          <w:sz w:val="28"/>
          <w:szCs w:val="28"/>
          <w:lang w:bidi="he-IL"/>
        </w:rPr>
        <w:t>.</w:t>
      </w:r>
    </w:p>
    <w:p w14:paraId="16498C83" w14:textId="77777777" w:rsidR="00463C7B" w:rsidRDefault="00463C7B" w:rsidP="00463C7B">
      <w:pPr>
        <w:bidi/>
        <w:rPr>
          <w:rFonts w:cs="Arial"/>
          <w:sz w:val="28"/>
          <w:szCs w:val="28"/>
          <w:lang w:bidi="he-IL"/>
        </w:rPr>
      </w:pPr>
    </w:p>
    <w:p w14:paraId="7AC23E53" w14:textId="78BA5354" w:rsidR="00FC628B" w:rsidRDefault="00FC628B" w:rsidP="00FC628B">
      <w:pPr>
        <w:bidi/>
        <w:rPr>
          <w:rFonts w:cs="Arial"/>
          <w:sz w:val="28"/>
          <w:szCs w:val="28"/>
          <w:lang w:bidi="he-IL"/>
        </w:rPr>
      </w:pPr>
      <w:r w:rsidRPr="00FC628B">
        <w:rPr>
          <w:rFonts w:cs="Arial"/>
          <w:sz w:val="28"/>
          <w:szCs w:val="28"/>
          <w:rtl/>
          <w:lang w:bidi="he-IL"/>
        </w:rPr>
        <w:t>זוהי דוגמה לכך ש־</w:t>
      </w:r>
      <w:r w:rsidRPr="00FC628B">
        <w:rPr>
          <w:rFonts w:cs="Arial"/>
          <w:sz w:val="28"/>
          <w:szCs w:val="28"/>
          <w:lang w:bidi="he-IL"/>
        </w:rPr>
        <w:t xml:space="preserve">θ₁ </w:t>
      </w:r>
      <w:r w:rsidRPr="00FC628B">
        <w:rPr>
          <w:rFonts w:cs="Arial"/>
          <w:sz w:val="28"/>
          <w:szCs w:val="28"/>
          <w:rtl/>
          <w:lang w:bidi="he-IL"/>
        </w:rPr>
        <w:t>חשוב יותר מ־</w:t>
      </w:r>
      <w:r w:rsidRPr="00FC628B">
        <w:rPr>
          <w:rFonts w:cs="Arial"/>
          <w:sz w:val="28"/>
          <w:szCs w:val="28"/>
          <w:lang w:bidi="he-IL"/>
        </w:rPr>
        <w:t xml:space="preserve">θ₂, </w:t>
      </w:r>
      <w:r w:rsidRPr="00FC628B">
        <w:rPr>
          <w:rFonts w:cs="Arial"/>
          <w:sz w:val="28"/>
          <w:szCs w:val="28"/>
          <w:rtl/>
          <w:lang w:bidi="he-IL"/>
        </w:rPr>
        <w:t>כאשר ערך גדול של</w:t>
      </w:r>
      <w:r w:rsidRPr="00FC628B">
        <w:rPr>
          <w:rFonts w:cs="Arial"/>
          <w:sz w:val="28"/>
          <w:szCs w:val="28"/>
          <w:lang w:bidi="he-IL"/>
        </w:rPr>
        <w:t xml:space="preserve"> θ₁ </w:t>
      </w:r>
      <w:r w:rsidRPr="00FC628B">
        <w:rPr>
          <w:rFonts w:cs="Arial"/>
          <w:sz w:val="28"/>
          <w:szCs w:val="28"/>
          <w:rtl/>
          <w:lang w:bidi="he-IL"/>
        </w:rPr>
        <w:t>(יותר מ-60 מעלות) גורם ליותר כאוס מאשר ערך גדול של</w:t>
      </w:r>
      <w:r w:rsidRPr="00FC628B">
        <w:rPr>
          <w:rFonts w:cs="Arial"/>
          <w:sz w:val="28"/>
          <w:szCs w:val="28"/>
          <w:lang w:bidi="he-IL"/>
        </w:rPr>
        <w:t xml:space="preserve"> θ₂ (</w:t>
      </w:r>
      <w:r w:rsidRPr="00FC628B">
        <w:rPr>
          <w:rFonts w:cs="Arial"/>
          <w:sz w:val="28"/>
          <w:szCs w:val="28"/>
          <w:rtl/>
          <w:lang w:bidi="he-IL"/>
        </w:rPr>
        <w:t>יותר מ-90 מעלות</w:t>
      </w:r>
      <w:r>
        <w:rPr>
          <w:rFonts w:cs="Arial"/>
          <w:sz w:val="28"/>
          <w:szCs w:val="28"/>
          <w:lang w:bidi="he-IL"/>
        </w:rPr>
        <w:t>:</w:t>
      </w:r>
    </w:p>
    <w:p w14:paraId="30E89459" w14:textId="3C8B048B" w:rsidR="00A76782" w:rsidRDefault="00837587" w:rsidP="00FC628B">
      <w:pPr>
        <w:bidi/>
        <w:rPr>
          <w:rFonts w:cs="Arial"/>
          <w:sz w:val="28"/>
          <w:szCs w:val="28"/>
          <w:lang w:bidi="he-IL"/>
        </w:rPr>
      </w:pPr>
      <w:r w:rsidRPr="003F4381">
        <w:rPr>
          <w:rFonts w:cs="Arial"/>
          <w:noProof/>
          <w:sz w:val="28"/>
          <w:szCs w:val="28"/>
          <w:lang w:bidi="he-IL"/>
        </w:rPr>
        <w:drawing>
          <wp:anchor distT="0" distB="0" distL="114300" distR="114300" simplePos="0" relativeHeight="251666432" behindDoc="0" locked="0" layoutInCell="1" allowOverlap="1" wp14:anchorId="5C6C61C1" wp14:editId="78FE3C23">
            <wp:simplePos x="0" y="0"/>
            <wp:positionH relativeFrom="margin">
              <wp:posOffset>1619250</wp:posOffset>
            </wp:positionH>
            <wp:positionV relativeFrom="paragraph">
              <wp:posOffset>6350</wp:posOffset>
            </wp:positionV>
            <wp:extent cx="2523236" cy="2519045"/>
            <wp:effectExtent l="0" t="0" r="0" b="0"/>
            <wp:wrapNone/>
            <wp:docPr id="139503578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5781" name="Picture 1" descr="A graph with lines and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3236" cy="2519045"/>
                    </a:xfrm>
                    <a:prstGeom prst="rect">
                      <a:avLst/>
                    </a:prstGeom>
                  </pic:spPr>
                </pic:pic>
              </a:graphicData>
            </a:graphic>
            <wp14:sizeRelH relativeFrom="page">
              <wp14:pctWidth>0</wp14:pctWidth>
            </wp14:sizeRelH>
            <wp14:sizeRelV relativeFrom="page">
              <wp14:pctHeight>0</wp14:pctHeight>
            </wp14:sizeRelV>
          </wp:anchor>
        </w:drawing>
      </w:r>
      <w:r w:rsidRPr="003F4381">
        <w:rPr>
          <w:rFonts w:cs="Arial"/>
          <w:noProof/>
          <w:sz w:val="28"/>
          <w:szCs w:val="28"/>
          <w:lang w:bidi="he-IL"/>
        </w:rPr>
        <w:drawing>
          <wp:anchor distT="0" distB="0" distL="114300" distR="114300" simplePos="0" relativeHeight="251665408" behindDoc="0" locked="0" layoutInCell="1" allowOverlap="1" wp14:anchorId="61035141" wp14:editId="414E6ED2">
            <wp:simplePos x="0" y="0"/>
            <wp:positionH relativeFrom="page">
              <wp:posOffset>5067300</wp:posOffset>
            </wp:positionH>
            <wp:positionV relativeFrom="paragraph">
              <wp:posOffset>6350</wp:posOffset>
            </wp:positionV>
            <wp:extent cx="2578788" cy="2553966"/>
            <wp:effectExtent l="0" t="0" r="0" b="0"/>
            <wp:wrapNone/>
            <wp:docPr id="445995219" name="Picture 1"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95219" name="Picture 1" descr="A graph of a graph with colored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78788" cy="2553966"/>
                    </a:xfrm>
                    <a:prstGeom prst="rect">
                      <a:avLst/>
                    </a:prstGeom>
                  </pic:spPr>
                </pic:pic>
              </a:graphicData>
            </a:graphic>
            <wp14:sizeRelH relativeFrom="page">
              <wp14:pctWidth>0</wp14:pctWidth>
            </wp14:sizeRelH>
            <wp14:sizeRelV relativeFrom="page">
              <wp14:pctHeight>0</wp14:pctHeight>
            </wp14:sizeRelV>
          </wp:anchor>
        </w:drawing>
      </w:r>
      <w:r w:rsidRPr="003F4381">
        <w:rPr>
          <w:rFonts w:cs="Arial"/>
          <w:noProof/>
          <w:sz w:val="28"/>
          <w:szCs w:val="28"/>
          <w:lang w:bidi="he-IL"/>
        </w:rPr>
        <w:drawing>
          <wp:anchor distT="0" distB="0" distL="114300" distR="114300" simplePos="0" relativeHeight="251664384" behindDoc="0" locked="0" layoutInCell="1" allowOverlap="1" wp14:anchorId="46F449FC" wp14:editId="0AA0439C">
            <wp:simplePos x="0" y="0"/>
            <wp:positionH relativeFrom="page">
              <wp:posOffset>29845</wp:posOffset>
            </wp:positionH>
            <wp:positionV relativeFrom="paragraph">
              <wp:posOffset>15240</wp:posOffset>
            </wp:positionV>
            <wp:extent cx="2532969" cy="2485065"/>
            <wp:effectExtent l="0" t="0" r="1270" b="0"/>
            <wp:wrapNone/>
            <wp:docPr id="6788645"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645" name="Picture 1" descr="A graph with lines an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32969" cy="2485065"/>
                    </a:xfrm>
                    <a:prstGeom prst="rect">
                      <a:avLst/>
                    </a:prstGeom>
                  </pic:spPr>
                </pic:pic>
              </a:graphicData>
            </a:graphic>
            <wp14:sizeRelH relativeFrom="page">
              <wp14:pctWidth>0</wp14:pctWidth>
            </wp14:sizeRelH>
            <wp14:sizeRelV relativeFrom="page">
              <wp14:pctHeight>0</wp14:pctHeight>
            </wp14:sizeRelV>
          </wp:anchor>
        </w:drawing>
      </w:r>
    </w:p>
    <w:p w14:paraId="5A781D1E" w14:textId="3DBEADC9" w:rsidR="00A76782" w:rsidRDefault="00A76782">
      <w:pPr>
        <w:rPr>
          <w:rFonts w:cs="Arial"/>
          <w:sz w:val="28"/>
          <w:szCs w:val="28"/>
          <w:lang w:bidi="he-IL"/>
        </w:rPr>
      </w:pPr>
    </w:p>
    <w:p w14:paraId="25705652" w14:textId="2607FDFA" w:rsidR="001D0B75" w:rsidRDefault="001D0B75">
      <w:pPr>
        <w:rPr>
          <w:rFonts w:cs="Arial"/>
          <w:sz w:val="28"/>
          <w:szCs w:val="28"/>
          <w:lang w:bidi="he-IL"/>
        </w:rPr>
      </w:pPr>
    </w:p>
    <w:p w14:paraId="56F8BB14" w14:textId="4F9F30DA" w:rsidR="001D0B75" w:rsidRDefault="001D0B75">
      <w:pPr>
        <w:rPr>
          <w:rFonts w:cs="Arial"/>
          <w:sz w:val="28"/>
          <w:szCs w:val="28"/>
          <w:lang w:bidi="he-IL"/>
        </w:rPr>
      </w:pPr>
    </w:p>
    <w:p w14:paraId="344BF462" w14:textId="0EAC186D" w:rsidR="00AE2B17" w:rsidRDefault="00AE2B17">
      <w:pPr>
        <w:rPr>
          <w:rFonts w:cs="Arial"/>
          <w:sz w:val="28"/>
          <w:szCs w:val="28"/>
          <w:lang w:bidi="he-IL"/>
        </w:rPr>
      </w:pPr>
    </w:p>
    <w:p w14:paraId="37F92835" w14:textId="68AFD53D" w:rsidR="00AE2B17" w:rsidRDefault="00AE2B17">
      <w:pPr>
        <w:rPr>
          <w:rFonts w:cs="Arial"/>
          <w:sz w:val="28"/>
          <w:szCs w:val="28"/>
          <w:lang w:bidi="he-IL"/>
        </w:rPr>
      </w:pPr>
    </w:p>
    <w:p w14:paraId="45055019" w14:textId="6CEF9548" w:rsidR="00AE2B17" w:rsidRDefault="00AE2B17">
      <w:pPr>
        <w:rPr>
          <w:rFonts w:cs="Arial"/>
          <w:sz w:val="28"/>
          <w:szCs w:val="28"/>
          <w:lang w:bidi="he-IL"/>
        </w:rPr>
      </w:pPr>
    </w:p>
    <w:p w14:paraId="0435A70F" w14:textId="51C133C4" w:rsidR="00AE2B17" w:rsidRDefault="00AE2B17">
      <w:pPr>
        <w:rPr>
          <w:rFonts w:cs="Arial"/>
          <w:sz w:val="28"/>
          <w:szCs w:val="28"/>
          <w:lang w:bidi="he-IL"/>
        </w:rPr>
      </w:pPr>
    </w:p>
    <w:p w14:paraId="2B87F82D" w14:textId="2D397636" w:rsidR="00AE2B17" w:rsidRDefault="00AE2B17">
      <w:pPr>
        <w:rPr>
          <w:rFonts w:cs="Arial"/>
          <w:sz w:val="28"/>
          <w:szCs w:val="28"/>
          <w:lang w:bidi="he-IL"/>
        </w:rPr>
      </w:pPr>
    </w:p>
    <w:p w14:paraId="6ECA7391" w14:textId="5BC69432" w:rsidR="00AE2B17" w:rsidRDefault="00AE2B17">
      <w:pPr>
        <w:rPr>
          <w:rFonts w:cs="Arial"/>
          <w:sz w:val="28"/>
          <w:szCs w:val="28"/>
          <w:lang w:bidi="he-IL"/>
        </w:rPr>
      </w:pPr>
    </w:p>
    <w:p w14:paraId="5EFB89CB" w14:textId="27B0B4EE" w:rsidR="00AE2B17" w:rsidRDefault="00FC628B" w:rsidP="00FC628B">
      <w:pPr>
        <w:bidi/>
        <w:rPr>
          <w:rFonts w:cs="Arial"/>
          <w:sz w:val="28"/>
          <w:szCs w:val="28"/>
          <w:lang w:bidi="he-IL"/>
        </w:rPr>
      </w:pPr>
      <w:r w:rsidRPr="00FC628B">
        <w:rPr>
          <w:rFonts w:cs="Arial"/>
          <w:noProof/>
          <w:sz w:val="28"/>
          <w:szCs w:val="28"/>
          <w:rtl/>
          <w:lang w:bidi="he-IL"/>
        </w:rPr>
        <w:drawing>
          <wp:anchor distT="0" distB="0" distL="114300" distR="114300" simplePos="0" relativeHeight="251667456" behindDoc="0" locked="0" layoutInCell="1" allowOverlap="1" wp14:anchorId="50548736" wp14:editId="157F56DC">
            <wp:simplePos x="0" y="0"/>
            <wp:positionH relativeFrom="page">
              <wp:posOffset>457200</wp:posOffset>
            </wp:positionH>
            <wp:positionV relativeFrom="paragraph">
              <wp:posOffset>818515</wp:posOffset>
            </wp:positionV>
            <wp:extent cx="3057525" cy="3067474"/>
            <wp:effectExtent l="0" t="0" r="0" b="0"/>
            <wp:wrapNone/>
            <wp:docPr id="2039970554" name="Picture 1"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70554" name="Picture 1" descr="A graph with colored lin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057525" cy="3067474"/>
                    </a:xfrm>
                    <a:prstGeom prst="rect">
                      <a:avLst/>
                    </a:prstGeom>
                  </pic:spPr>
                </pic:pic>
              </a:graphicData>
            </a:graphic>
            <wp14:sizeRelH relativeFrom="page">
              <wp14:pctWidth>0</wp14:pctWidth>
            </wp14:sizeRelH>
            <wp14:sizeRelV relativeFrom="page">
              <wp14:pctHeight>0</wp14:pctHeight>
            </wp14:sizeRelV>
          </wp:anchor>
        </w:drawing>
      </w:r>
      <w:r w:rsidRPr="00FC628B">
        <w:rPr>
          <w:rFonts w:cs="Arial"/>
          <w:sz w:val="28"/>
          <w:szCs w:val="28"/>
          <w:rtl/>
          <w:lang w:bidi="he-IL"/>
        </w:rPr>
        <w:t>זוהי דוגמה לכך שסימטריה בזוויות גורמת לפחות כאוס גם בניסוי, כאשר שתי הזוויות בגודל 75 מעלות גורמות לפחות כאוס מאשר</w:t>
      </w:r>
      <w:r w:rsidRPr="00FC628B">
        <w:rPr>
          <w:rFonts w:cs="Arial"/>
          <w:sz w:val="28"/>
          <w:szCs w:val="28"/>
          <w:lang w:bidi="he-IL"/>
        </w:rPr>
        <w:t xml:space="preserve"> θ₁ </w:t>
      </w:r>
      <w:r w:rsidRPr="00FC628B">
        <w:rPr>
          <w:rFonts w:cs="Arial"/>
          <w:sz w:val="28"/>
          <w:szCs w:val="28"/>
          <w:rtl/>
          <w:lang w:bidi="he-IL"/>
        </w:rPr>
        <w:t>בגודל 75 מעלות ו־</w:t>
      </w:r>
      <w:r w:rsidRPr="00FC628B">
        <w:rPr>
          <w:rFonts w:cs="Arial"/>
          <w:sz w:val="28"/>
          <w:szCs w:val="28"/>
          <w:lang w:bidi="he-IL"/>
        </w:rPr>
        <w:t xml:space="preserve">θ₂ </w:t>
      </w:r>
      <w:r w:rsidRPr="00FC628B">
        <w:rPr>
          <w:rFonts w:cs="Arial"/>
          <w:sz w:val="28"/>
          <w:szCs w:val="28"/>
          <w:rtl/>
          <w:lang w:bidi="he-IL"/>
        </w:rPr>
        <w:t>בגודל 15 מעלות, למרות שזווית גבוהה יותר בדרך כלל גורמת ליותר כאוס</w:t>
      </w:r>
      <w:r>
        <w:rPr>
          <w:rFonts w:cs="Arial"/>
          <w:sz w:val="28"/>
          <w:szCs w:val="28"/>
          <w:lang w:bidi="he-IL"/>
        </w:rPr>
        <w:t>:</w:t>
      </w:r>
    </w:p>
    <w:p w14:paraId="5A721C48" w14:textId="7F3B4588" w:rsidR="00FC628B" w:rsidRDefault="00FC628B" w:rsidP="00FC628B">
      <w:pPr>
        <w:bidi/>
        <w:rPr>
          <w:rFonts w:cs="Arial"/>
          <w:sz w:val="28"/>
          <w:szCs w:val="28"/>
          <w:lang w:bidi="he-IL"/>
        </w:rPr>
      </w:pPr>
      <w:r w:rsidRPr="00FC628B">
        <w:rPr>
          <w:rFonts w:cs="Arial"/>
          <w:noProof/>
          <w:sz w:val="28"/>
          <w:szCs w:val="28"/>
          <w:rtl/>
          <w:lang w:bidi="he-IL"/>
        </w:rPr>
        <w:drawing>
          <wp:inline distT="0" distB="0" distL="0" distR="0" wp14:anchorId="6B727FC5" wp14:editId="0BA08DCE">
            <wp:extent cx="2943860" cy="2939135"/>
            <wp:effectExtent l="0" t="0" r="8890" b="0"/>
            <wp:docPr id="111744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2988" name=""/>
                    <pic:cNvPicPr/>
                  </pic:nvPicPr>
                  <pic:blipFill>
                    <a:blip r:embed="rId25"/>
                    <a:stretch>
                      <a:fillRect/>
                    </a:stretch>
                  </pic:blipFill>
                  <pic:spPr>
                    <a:xfrm>
                      <a:off x="0" y="0"/>
                      <a:ext cx="2952319" cy="2947580"/>
                    </a:xfrm>
                    <a:prstGeom prst="rect">
                      <a:avLst/>
                    </a:prstGeom>
                  </pic:spPr>
                </pic:pic>
              </a:graphicData>
            </a:graphic>
          </wp:inline>
        </w:drawing>
      </w:r>
      <w:r w:rsidRPr="00FC628B">
        <w:rPr>
          <w:noProof/>
        </w:rPr>
        <w:t xml:space="preserve"> </w:t>
      </w:r>
    </w:p>
    <w:p w14:paraId="1D1985F9" w14:textId="592D3098" w:rsidR="00FC628B" w:rsidRDefault="00FC628B" w:rsidP="00FC628B">
      <w:pPr>
        <w:bidi/>
        <w:rPr>
          <w:rFonts w:cs="Arial"/>
          <w:sz w:val="28"/>
          <w:szCs w:val="28"/>
          <w:lang w:bidi="he-IL"/>
        </w:rPr>
      </w:pPr>
    </w:p>
    <w:p w14:paraId="558C3509" w14:textId="7850A3CE" w:rsidR="00FC628B" w:rsidRDefault="00FC628B" w:rsidP="00FC628B">
      <w:pPr>
        <w:bidi/>
        <w:rPr>
          <w:rFonts w:cs="Arial"/>
          <w:sz w:val="28"/>
          <w:szCs w:val="28"/>
          <w:lang w:bidi="he-IL"/>
        </w:rPr>
      </w:pPr>
      <w:r w:rsidRPr="00FC628B">
        <w:rPr>
          <w:rFonts w:cs="Arial"/>
          <w:sz w:val="28"/>
          <w:szCs w:val="28"/>
          <w:rtl/>
          <w:lang w:bidi="he-IL"/>
        </w:rPr>
        <w:t>זוהי דוגמה לכך שאם</w:t>
      </w:r>
      <w:r w:rsidRPr="00FC628B">
        <w:rPr>
          <w:rFonts w:cs="Arial"/>
          <w:sz w:val="28"/>
          <w:szCs w:val="28"/>
          <w:lang w:bidi="he-IL"/>
        </w:rPr>
        <w:t xml:space="preserve"> θ₁ </w:t>
      </w:r>
      <w:r w:rsidRPr="00FC628B">
        <w:rPr>
          <w:rFonts w:cs="Arial"/>
          <w:sz w:val="28"/>
          <w:szCs w:val="28"/>
          <w:rtl/>
          <w:lang w:bidi="he-IL"/>
        </w:rPr>
        <w:t>גדולה מ-90 מעלות, המערכת תמיד תהיה כאוטית, ללא קשר לקיום סימטריה בזוויות או אם</w:t>
      </w:r>
      <w:r w:rsidRPr="00FC628B">
        <w:rPr>
          <w:rFonts w:cs="Arial"/>
          <w:sz w:val="28"/>
          <w:szCs w:val="28"/>
          <w:lang w:bidi="he-IL"/>
        </w:rPr>
        <w:t xml:space="preserve"> θ₁ </w:t>
      </w:r>
      <w:r w:rsidRPr="00FC628B">
        <w:rPr>
          <w:rFonts w:cs="Arial"/>
          <w:sz w:val="28"/>
          <w:szCs w:val="28"/>
          <w:rtl/>
          <w:lang w:bidi="he-IL"/>
        </w:rPr>
        <w:t>שווה ל-0 מעלות</w:t>
      </w:r>
      <w:r>
        <w:rPr>
          <w:rFonts w:cs="Arial"/>
          <w:sz w:val="28"/>
          <w:szCs w:val="28"/>
          <w:lang w:bidi="he-IL"/>
        </w:rPr>
        <w:t>:</w:t>
      </w:r>
    </w:p>
    <w:p w14:paraId="2237B388" w14:textId="48A9093A" w:rsidR="00FC628B" w:rsidRDefault="00463C7B" w:rsidP="00FC628B">
      <w:pPr>
        <w:bidi/>
        <w:rPr>
          <w:rFonts w:cs="Arial"/>
          <w:sz w:val="28"/>
          <w:szCs w:val="28"/>
          <w:lang w:bidi="he-IL"/>
        </w:rPr>
      </w:pPr>
      <w:r w:rsidRPr="00463C7B">
        <w:rPr>
          <w:rFonts w:cs="Arial"/>
          <w:noProof/>
          <w:sz w:val="28"/>
          <w:szCs w:val="28"/>
          <w:rtl/>
          <w:lang w:bidi="he-IL"/>
        </w:rPr>
        <w:drawing>
          <wp:anchor distT="0" distB="0" distL="114300" distR="114300" simplePos="0" relativeHeight="251671552" behindDoc="0" locked="0" layoutInCell="1" allowOverlap="1" wp14:anchorId="35F9E918" wp14:editId="63395FF5">
            <wp:simplePos x="0" y="0"/>
            <wp:positionH relativeFrom="column">
              <wp:posOffset>-638175</wp:posOffset>
            </wp:positionH>
            <wp:positionV relativeFrom="paragraph">
              <wp:posOffset>3810</wp:posOffset>
            </wp:positionV>
            <wp:extent cx="3076575" cy="3086100"/>
            <wp:effectExtent l="0" t="0" r="0" b="0"/>
            <wp:wrapNone/>
            <wp:docPr id="1441438450"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38450" name="Picture 1" descr="A graph with lines and dot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076575" cy="3086100"/>
                    </a:xfrm>
                    <a:prstGeom prst="rect">
                      <a:avLst/>
                    </a:prstGeom>
                  </pic:spPr>
                </pic:pic>
              </a:graphicData>
            </a:graphic>
            <wp14:sizeRelH relativeFrom="page">
              <wp14:pctWidth>0</wp14:pctWidth>
            </wp14:sizeRelH>
            <wp14:sizeRelV relativeFrom="page">
              <wp14:pctHeight>0</wp14:pctHeight>
            </wp14:sizeRelV>
          </wp:anchor>
        </w:drawing>
      </w:r>
      <w:r w:rsidRPr="00463C7B">
        <w:rPr>
          <w:rFonts w:cs="Arial"/>
          <w:noProof/>
          <w:sz w:val="28"/>
          <w:szCs w:val="28"/>
          <w:rtl/>
          <w:lang w:bidi="he-IL"/>
        </w:rPr>
        <w:drawing>
          <wp:anchor distT="0" distB="0" distL="114300" distR="114300" simplePos="0" relativeHeight="251670528" behindDoc="0" locked="0" layoutInCell="1" allowOverlap="1" wp14:anchorId="145AD9B9" wp14:editId="586FAE88">
            <wp:simplePos x="0" y="0"/>
            <wp:positionH relativeFrom="margin">
              <wp:posOffset>2943225</wp:posOffset>
            </wp:positionH>
            <wp:positionV relativeFrom="paragraph">
              <wp:posOffset>41910</wp:posOffset>
            </wp:positionV>
            <wp:extent cx="3152775" cy="3152775"/>
            <wp:effectExtent l="0" t="0" r="9525" b="9525"/>
            <wp:wrapNone/>
            <wp:docPr id="112670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04134" name=""/>
                    <pic:cNvPicPr/>
                  </pic:nvPicPr>
                  <pic:blipFill>
                    <a:blip r:embed="rId27">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14:sizeRelH relativeFrom="page">
              <wp14:pctWidth>0</wp14:pctWidth>
            </wp14:sizeRelH>
            <wp14:sizeRelV relativeFrom="page">
              <wp14:pctHeight>0</wp14:pctHeight>
            </wp14:sizeRelV>
          </wp:anchor>
        </w:drawing>
      </w:r>
    </w:p>
    <w:p w14:paraId="46D0C783" w14:textId="53B8F76D" w:rsidR="00FC628B" w:rsidRDefault="00FC628B" w:rsidP="00FC628B">
      <w:pPr>
        <w:bidi/>
        <w:rPr>
          <w:rFonts w:cs="Arial"/>
          <w:sz w:val="28"/>
          <w:szCs w:val="28"/>
          <w:lang w:bidi="he-IL"/>
        </w:rPr>
      </w:pPr>
    </w:p>
    <w:p w14:paraId="7EC6B2D6" w14:textId="00B7133B" w:rsidR="00FC628B" w:rsidRDefault="00FC628B" w:rsidP="00FC628B">
      <w:pPr>
        <w:bidi/>
        <w:rPr>
          <w:rFonts w:cs="Arial"/>
          <w:sz w:val="28"/>
          <w:szCs w:val="28"/>
          <w:lang w:bidi="he-IL"/>
        </w:rPr>
      </w:pPr>
    </w:p>
    <w:p w14:paraId="32B0599D" w14:textId="77777777" w:rsidR="00FC628B" w:rsidRDefault="00FC628B" w:rsidP="00FC628B">
      <w:pPr>
        <w:bidi/>
        <w:rPr>
          <w:rFonts w:cs="Arial"/>
          <w:sz w:val="28"/>
          <w:szCs w:val="28"/>
          <w:lang w:bidi="he-IL"/>
        </w:rPr>
      </w:pPr>
    </w:p>
    <w:p w14:paraId="405AA05F" w14:textId="77777777" w:rsidR="00FC628B" w:rsidRDefault="00FC628B" w:rsidP="00FC628B">
      <w:pPr>
        <w:bidi/>
        <w:rPr>
          <w:rFonts w:cs="Arial"/>
          <w:sz w:val="28"/>
          <w:szCs w:val="28"/>
          <w:lang w:bidi="he-IL"/>
        </w:rPr>
      </w:pPr>
    </w:p>
    <w:p w14:paraId="45B12C92" w14:textId="77777777" w:rsidR="00FC628B" w:rsidRDefault="00FC628B" w:rsidP="00FC628B">
      <w:pPr>
        <w:bidi/>
        <w:rPr>
          <w:rFonts w:cs="Arial"/>
          <w:sz w:val="28"/>
          <w:szCs w:val="28"/>
          <w:lang w:bidi="he-IL"/>
        </w:rPr>
      </w:pPr>
    </w:p>
    <w:p w14:paraId="1A784F1E" w14:textId="77777777" w:rsidR="00837587" w:rsidRDefault="00837587" w:rsidP="00FC628B">
      <w:pPr>
        <w:bidi/>
        <w:rPr>
          <w:rFonts w:cs="Arial"/>
          <w:b/>
          <w:bCs/>
          <w:sz w:val="40"/>
          <w:szCs w:val="40"/>
          <w:u w:val="single"/>
          <w:lang w:bidi="he-IL"/>
        </w:rPr>
      </w:pPr>
    </w:p>
    <w:p w14:paraId="07B49AE7" w14:textId="3C3A0FAE" w:rsidR="00FC628B" w:rsidRPr="00463C7B" w:rsidRDefault="00463C7B" w:rsidP="00837587">
      <w:pPr>
        <w:bidi/>
        <w:rPr>
          <w:rFonts w:cs="Arial"/>
          <w:b/>
          <w:bCs/>
          <w:sz w:val="40"/>
          <w:szCs w:val="40"/>
          <w:u w:val="single"/>
          <w:lang w:bidi="he-IL"/>
        </w:rPr>
      </w:pPr>
      <w:r w:rsidRPr="00463C7B">
        <w:rPr>
          <w:rFonts w:cs="Arial" w:hint="cs"/>
          <w:b/>
          <w:bCs/>
          <w:sz w:val="40"/>
          <w:szCs w:val="40"/>
          <w:u w:val="single"/>
          <w:rtl/>
          <w:lang w:bidi="he-IL"/>
        </w:rPr>
        <w:lastRenderedPageBreak/>
        <w:t>סיכום</w:t>
      </w:r>
      <w:r>
        <w:rPr>
          <w:rFonts w:cs="Arial" w:hint="cs"/>
          <w:b/>
          <w:bCs/>
          <w:sz w:val="40"/>
          <w:szCs w:val="40"/>
          <w:u w:val="single"/>
          <w:rtl/>
          <w:lang w:bidi="he-IL"/>
        </w:rPr>
        <w:t>:</w:t>
      </w:r>
    </w:p>
    <w:p w14:paraId="223A40BE" w14:textId="77777777" w:rsidR="00FC628B" w:rsidRPr="00463C7B" w:rsidRDefault="00FC628B" w:rsidP="00FC628B">
      <w:pPr>
        <w:bidi/>
        <w:rPr>
          <w:rFonts w:cs="Arial"/>
          <w:sz w:val="28"/>
          <w:szCs w:val="28"/>
          <w:lang w:bidi="he-IL"/>
        </w:rPr>
      </w:pPr>
    </w:p>
    <w:p w14:paraId="7A246D07" w14:textId="4FFAC62F" w:rsidR="00463C7B" w:rsidRPr="00463C7B" w:rsidRDefault="00463C7B" w:rsidP="00463C7B">
      <w:pPr>
        <w:bidi/>
        <w:rPr>
          <w:rFonts w:cs="Arial"/>
          <w:sz w:val="28"/>
          <w:szCs w:val="28"/>
          <w:lang w:bidi="he-IL"/>
        </w:rPr>
      </w:pPr>
      <w:r w:rsidRPr="00463C7B">
        <w:rPr>
          <w:rFonts w:cs="Arial"/>
          <w:sz w:val="28"/>
          <w:szCs w:val="28"/>
          <w:rtl/>
          <w:lang w:bidi="he-IL"/>
        </w:rPr>
        <w:t xml:space="preserve">הפרויקט חקר את הקשר בין הזוויות ההתחלתיות במערכת מטוטלת כפולה לבין הופעת תנועה כאוטית, תוך התמקדות בכך ששינויים זעירים בזוויות ההתחלה עלולים לגרום להתנהגות לא צפויה ומורכבת לאורך זמן. באמצעות סימולציות נומריות בשיטת אוילר, בוצעו חישובים </w:t>
      </w:r>
      <w:commentRangeStart w:id="12"/>
      <w:commentRangeEnd w:id="12"/>
      <w:r w:rsidR="00F93789" w:rsidRPr="00463C7B">
        <w:rPr>
          <w:rStyle w:val="CommentReference"/>
          <w:rFonts w:cs="Arial"/>
          <w:sz w:val="28"/>
          <w:szCs w:val="28"/>
          <w:rtl/>
          <w:lang w:bidi="he-IL"/>
        </w:rPr>
        <w:commentReference w:id="12"/>
      </w:r>
      <w:r w:rsidRPr="00463C7B">
        <w:rPr>
          <w:rFonts w:cs="Arial"/>
          <w:sz w:val="28"/>
          <w:szCs w:val="28"/>
          <w:rtl/>
          <w:lang w:bidi="he-IL"/>
        </w:rPr>
        <w:t>של תנועת המטוטלת תחת תנאי התחלה שונים, כאשר בדגש הושם על רגישות המערכת לשינויים זעירים של כ־0.1 מעלות בזוויות ההתחלתיות</w:t>
      </w:r>
      <w:r w:rsidRPr="00463C7B">
        <w:rPr>
          <w:rFonts w:cs="Arial"/>
          <w:sz w:val="28"/>
          <w:szCs w:val="28"/>
          <w:lang w:bidi="he-IL"/>
        </w:rPr>
        <w:t xml:space="preserve"> θ₁ </w:t>
      </w:r>
      <w:r w:rsidRPr="00463C7B">
        <w:rPr>
          <w:rFonts w:cs="Arial"/>
          <w:sz w:val="28"/>
          <w:szCs w:val="28"/>
          <w:rtl/>
          <w:lang w:bidi="he-IL"/>
        </w:rPr>
        <w:t>(המטוטלת העליונה) ו</w:t>
      </w:r>
      <w:r w:rsidRPr="00463C7B">
        <w:rPr>
          <w:rFonts w:cs="Arial"/>
          <w:sz w:val="28"/>
          <w:szCs w:val="28"/>
          <w:lang w:bidi="he-IL"/>
        </w:rPr>
        <w:t xml:space="preserve">-θ₂ </w:t>
      </w:r>
      <w:r w:rsidRPr="00463C7B">
        <w:rPr>
          <w:rFonts w:cs="Arial"/>
          <w:sz w:val="28"/>
          <w:szCs w:val="28"/>
          <w:rtl/>
          <w:lang w:bidi="he-IL"/>
        </w:rPr>
        <w:t>(המטוטלת התחתונה). השוואת מסלולי המטוטלת השנייה בין סימולציות עם הפרשים זעירים אלו אפשרה לזהות את תחילת ההפרדות בין המסלולים, המדגישות את הופעת התנהגות כאוטית</w:t>
      </w:r>
      <w:r w:rsidRPr="00463C7B">
        <w:rPr>
          <w:rFonts w:cs="Arial"/>
          <w:sz w:val="28"/>
          <w:szCs w:val="28"/>
          <w:lang w:bidi="he-IL"/>
        </w:rPr>
        <w:t>.</w:t>
      </w:r>
    </w:p>
    <w:p w14:paraId="62779842" w14:textId="77777777" w:rsidR="00463C7B" w:rsidRPr="00463C7B" w:rsidRDefault="00463C7B" w:rsidP="00463C7B">
      <w:pPr>
        <w:bidi/>
        <w:rPr>
          <w:rFonts w:cs="Arial"/>
          <w:sz w:val="28"/>
          <w:szCs w:val="28"/>
          <w:lang w:bidi="he-IL"/>
        </w:rPr>
      </w:pPr>
      <w:r w:rsidRPr="00463C7B">
        <w:rPr>
          <w:rFonts w:cs="Arial"/>
          <w:sz w:val="28"/>
          <w:szCs w:val="28"/>
          <w:rtl/>
          <w:lang w:bidi="he-IL"/>
        </w:rPr>
        <w:t>הממצאים הראו כי הופעת הכאוס קשורה באופן חזק לגודל הזוויות ההתחלתיות, במיוחד לזווית</w:t>
      </w:r>
      <w:r w:rsidRPr="00463C7B">
        <w:rPr>
          <w:rFonts w:cs="Arial"/>
          <w:sz w:val="28"/>
          <w:szCs w:val="28"/>
          <w:lang w:bidi="he-IL"/>
        </w:rPr>
        <w:t xml:space="preserve"> θ₁ </w:t>
      </w:r>
      <w:r w:rsidRPr="00463C7B">
        <w:rPr>
          <w:rFonts w:cs="Arial"/>
          <w:sz w:val="28"/>
          <w:szCs w:val="28"/>
          <w:rtl/>
          <w:lang w:bidi="he-IL"/>
        </w:rPr>
        <w:t>של המטוטלת העליונה. כאשר</w:t>
      </w:r>
      <w:r w:rsidRPr="00463C7B">
        <w:rPr>
          <w:rFonts w:cs="Arial"/>
          <w:sz w:val="28"/>
          <w:szCs w:val="28"/>
          <w:lang w:bidi="he-IL"/>
        </w:rPr>
        <w:t xml:space="preserve"> θ₁ </w:t>
      </w:r>
      <w:r w:rsidRPr="00463C7B">
        <w:rPr>
          <w:rFonts w:cs="Arial"/>
          <w:sz w:val="28"/>
          <w:szCs w:val="28"/>
          <w:rtl/>
          <w:lang w:bidi="he-IL"/>
        </w:rPr>
        <w:t>הייתה מתחת לכ־75°, המערכת בדרך כלל נשארה יציבה ויצרה תנועה צפויה, ללא תלות גדולה בערכה של</w:t>
      </w:r>
      <w:r w:rsidRPr="00463C7B">
        <w:rPr>
          <w:rFonts w:cs="Arial"/>
          <w:sz w:val="28"/>
          <w:szCs w:val="28"/>
          <w:lang w:bidi="he-IL"/>
        </w:rPr>
        <w:t xml:space="preserve"> θ₂. </w:t>
      </w:r>
      <w:r w:rsidRPr="00463C7B">
        <w:rPr>
          <w:rFonts w:cs="Arial"/>
          <w:sz w:val="28"/>
          <w:szCs w:val="28"/>
          <w:rtl/>
          <w:lang w:bidi="he-IL"/>
        </w:rPr>
        <w:t>עם זאת, כאשר</w:t>
      </w:r>
      <w:r w:rsidRPr="00463C7B">
        <w:rPr>
          <w:rFonts w:cs="Arial"/>
          <w:sz w:val="28"/>
          <w:szCs w:val="28"/>
          <w:lang w:bidi="he-IL"/>
        </w:rPr>
        <w:t xml:space="preserve"> θ₁ </w:t>
      </w:r>
      <w:r w:rsidRPr="00463C7B">
        <w:rPr>
          <w:rFonts w:cs="Arial"/>
          <w:sz w:val="28"/>
          <w:szCs w:val="28"/>
          <w:rtl/>
          <w:lang w:bidi="he-IL"/>
        </w:rPr>
        <w:t>התקרבה ל-90° או חצתה אותו, הופיעה תנועה כאוטית באופן עקבי, גם במקרים שבהם</w:t>
      </w:r>
      <w:r w:rsidRPr="00463C7B">
        <w:rPr>
          <w:rFonts w:cs="Arial"/>
          <w:sz w:val="28"/>
          <w:szCs w:val="28"/>
          <w:lang w:bidi="he-IL"/>
        </w:rPr>
        <w:t xml:space="preserve"> θ₂ </w:t>
      </w:r>
      <w:r w:rsidRPr="00463C7B">
        <w:rPr>
          <w:rFonts w:cs="Arial"/>
          <w:sz w:val="28"/>
          <w:szCs w:val="28"/>
          <w:rtl/>
          <w:lang w:bidi="he-IL"/>
        </w:rPr>
        <w:t>הייתה קטנה יחסית. לעומת זאת, ערכים גבוהים של</w:t>
      </w:r>
      <w:r w:rsidRPr="00463C7B">
        <w:rPr>
          <w:rFonts w:cs="Arial"/>
          <w:sz w:val="28"/>
          <w:szCs w:val="28"/>
          <w:lang w:bidi="he-IL"/>
        </w:rPr>
        <w:t xml:space="preserve"> θ₂ </w:t>
      </w:r>
      <w:r w:rsidRPr="00463C7B">
        <w:rPr>
          <w:rFonts w:cs="Arial"/>
          <w:sz w:val="28"/>
          <w:szCs w:val="28"/>
          <w:rtl/>
          <w:lang w:bidi="he-IL"/>
        </w:rPr>
        <w:t>לבדם לא הבטיחו הופעת כאוס ללא ערך גבוה של</w:t>
      </w:r>
      <w:r w:rsidRPr="00463C7B">
        <w:rPr>
          <w:rFonts w:cs="Arial"/>
          <w:sz w:val="28"/>
          <w:szCs w:val="28"/>
          <w:lang w:bidi="he-IL"/>
        </w:rPr>
        <w:t xml:space="preserve"> θ₁. </w:t>
      </w:r>
      <w:r w:rsidRPr="00463C7B">
        <w:rPr>
          <w:rFonts w:cs="Arial"/>
          <w:sz w:val="28"/>
          <w:szCs w:val="28"/>
          <w:rtl/>
          <w:lang w:bidi="he-IL"/>
        </w:rPr>
        <w:t>ממצא זה מדגיש את ההשפעה הדומיננטית של הזווית העליונה על דינמיקת המערכת כולה. כמו כן, התברר שסכום הזוויות</w:t>
      </w:r>
      <w:r w:rsidRPr="00463C7B">
        <w:rPr>
          <w:rFonts w:cs="Arial"/>
          <w:sz w:val="28"/>
          <w:szCs w:val="28"/>
          <w:lang w:bidi="he-IL"/>
        </w:rPr>
        <w:t xml:space="preserve"> θ₁ + θ₂ </w:t>
      </w:r>
      <w:r w:rsidRPr="00463C7B">
        <w:rPr>
          <w:rFonts w:cs="Arial"/>
          <w:sz w:val="28"/>
          <w:szCs w:val="28"/>
          <w:rtl/>
          <w:lang w:bidi="he-IL"/>
        </w:rPr>
        <w:t>לבדו אינו מנבא אמין להופעת כאוס, שכן שילובים שונים בעלי סכום זוויות זהה הובילו לתוצאות שונות – חלקן יציבות וחלקן כאוטיות. בנוסף, נמצא כי סימטריה בין הזוויות ההתחלתיות תורמת ליציבות גבוהה יותר, כאשר זוויות קרובות או שוות זו לזו הפחיתו את רמת הכאוס לעומת זוגות זוויות אסימטריים</w:t>
      </w:r>
      <w:r w:rsidRPr="00463C7B">
        <w:rPr>
          <w:rFonts w:cs="Arial"/>
          <w:sz w:val="28"/>
          <w:szCs w:val="28"/>
          <w:lang w:bidi="he-IL"/>
        </w:rPr>
        <w:t>.</w:t>
      </w:r>
    </w:p>
    <w:p w14:paraId="2118F96A" w14:textId="77777777" w:rsidR="00463C7B" w:rsidRPr="00463C7B" w:rsidRDefault="00463C7B" w:rsidP="00463C7B">
      <w:pPr>
        <w:bidi/>
        <w:rPr>
          <w:rFonts w:cs="Arial"/>
          <w:sz w:val="28"/>
          <w:szCs w:val="28"/>
          <w:lang w:bidi="he-IL"/>
        </w:rPr>
      </w:pPr>
      <w:r w:rsidRPr="00463C7B">
        <w:rPr>
          <w:rFonts w:cs="Arial"/>
          <w:sz w:val="28"/>
          <w:szCs w:val="28"/>
          <w:rtl/>
          <w:lang w:bidi="he-IL"/>
        </w:rPr>
        <w:t>בניסוי פיזי שבוצע עם מטוטלת כפולה ממשית, תוצאות דומות התגלו: גם כאן זווית</w:t>
      </w:r>
      <w:r w:rsidRPr="00463C7B">
        <w:rPr>
          <w:rFonts w:cs="Arial"/>
          <w:sz w:val="28"/>
          <w:szCs w:val="28"/>
          <w:lang w:bidi="he-IL"/>
        </w:rPr>
        <w:t xml:space="preserve"> θ₁ </w:t>
      </w:r>
      <w:r w:rsidRPr="00463C7B">
        <w:rPr>
          <w:rFonts w:cs="Arial"/>
          <w:sz w:val="28"/>
          <w:szCs w:val="28"/>
          <w:rtl/>
          <w:lang w:bidi="he-IL"/>
        </w:rPr>
        <w:t>הייתה הגורם המרכזי בהופעת הכאוס. עם זאת, בניסוי נצפו גם השפעות נוספות כגון פיזור המשקל לאורך המוטות ותנאי ההתנגדות של האוויר, שהשפיעו במידה מסוימת על התנהגות המערכת, אך לא ביטלו את המגמות הכלליות. לסיכום, הפרויקט מדגיש את הרגישות הגבוהה של מערכת המטוטלת הכפולה לתנאים ההתחלתיים, ומזהה את</w:t>
      </w:r>
      <w:r w:rsidRPr="00463C7B">
        <w:rPr>
          <w:rFonts w:cs="Arial"/>
          <w:sz w:val="28"/>
          <w:szCs w:val="28"/>
          <w:lang w:bidi="he-IL"/>
        </w:rPr>
        <w:t xml:space="preserve"> θ₁ </w:t>
      </w:r>
      <w:r w:rsidRPr="00463C7B">
        <w:rPr>
          <w:rFonts w:cs="Arial"/>
          <w:sz w:val="28"/>
          <w:szCs w:val="28"/>
          <w:rtl/>
          <w:lang w:bidi="he-IL"/>
        </w:rPr>
        <w:t>כמשפיעה המרכזית על יציבות המערכת ועל הופעת התנהגות כאוטית, לצד חשיבות האינטראקציה בין הזוויות והסימטריה ביניהן להפחתת אי היציבות</w:t>
      </w:r>
      <w:r w:rsidRPr="00463C7B">
        <w:rPr>
          <w:rFonts w:cs="Arial"/>
          <w:sz w:val="28"/>
          <w:szCs w:val="28"/>
          <w:lang w:bidi="he-IL"/>
        </w:rPr>
        <w:t>.</w:t>
      </w:r>
    </w:p>
    <w:p w14:paraId="375133E5" w14:textId="77777777" w:rsidR="00FC628B" w:rsidRDefault="00FC628B" w:rsidP="00FC628B">
      <w:pPr>
        <w:bidi/>
        <w:rPr>
          <w:rFonts w:cs="Arial"/>
          <w:sz w:val="28"/>
          <w:szCs w:val="28"/>
          <w:lang w:bidi="he-IL"/>
        </w:rPr>
      </w:pPr>
    </w:p>
    <w:p w14:paraId="3E33D983" w14:textId="77777777" w:rsidR="001D0B75" w:rsidRDefault="001D0B75">
      <w:pPr>
        <w:rPr>
          <w:rFonts w:cs="Arial"/>
          <w:sz w:val="28"/>
          <w:szCs w:val="28"/>
          <w:lang w:bidi="he-IL"/>
        </w:rPr>
      </w:pPr>
    </w:p>
    <w:p w14:paraId="60A01D5A" w14:textId="3FFB2E80" w:rsidR="005C2455" w:rsidRPr="005C2455" w:rsidRDefault="005C2455" w:rsidP="005C2455">
      <w:pPr>
        <w:bidi/>
        <w:rPr>
          <w:rFonts w:cs="Arial"/>
          <w:b/>
          <w:bCs/>
          <w:sz w:val="40"/>
          <w:szCs w:val="40"/>
          <w:u w:val="single"/>
          <w:lang w:bidi="he-IL"/>
        </w:rPr>
      </w:pPr>
      <w:r w:rsidRPr="005C2455">
        <w:rPr>
          <w:rFonts w:cs="Arial" w:hint="cs"/>
          <w:b/>
          <w:bCs/>
          <w:sz w:val="40"/>
          <w:szCs w:val="40"/>
          <w:u w:val="single"/>
          <w:rtl/>
          <w:lang w:bidi="he-IL"/>
        </w:rPr>
        <w:lastRenderedPageBreak/>
        <w:t>מקורות</w:t>
      </w:r>
    </w:p>
    <w:p w14:paraId="3732262C" w14:textId="2B432977" w:rsidR="005C2455" w:rsidRDefault="005C2455" w:rsidP="005C2455">
      <w:pPr>
        <w:bidi/>
        <w:rPr>
          <w:rFonts w:cs="Arial"/>
          <w:sz w:val="28"/>
          <w:szCs w:val="28"/>
          <w:rtl/>
          <w:lang w:bidi="he-IL"/>
        </w:rPr>
      </w:pPr>
      <w:r>
        <w:rPr>
          <w:rFonts w:cs="Arial" w:hint="cs"/>
          <w:sz w:val="28"/>
          <w:szCs w:val="28"/>
          <w:rtl/>
          <w:lang w:bidi="he-IL"/>
        </w:rPr>
        <w:t xml:space="preserve">[1]: </w:t>
      </w:r>
      <w:hyperlink r:id="rId28" w:history="1">
        <w:r w:rsidR="000A4BE0" w:rsidRPr="008507EC">
          <w:rPr>
            <w:rStyle w:val="Hyperlink"/>
            <w:rFonts w:cs="Arial"/>
            <w:sz w:val="28"/>
            <w:szCs w:val="28"/>
            <w:lang w:bidi="he-IL"/>
          </w:rPr>
          <w:t>https://scienceworld.wolfram.com/physics/DoublePendulum.html?trk=public_post_comment-text</w:t>
        </w:r>
      </w:hyperlink>
      <w:r w:rsidR="000A4BE0">
        <w:rPr>
          <w:rFonts w:cs="Arial" w:hint="cs"/>
          <w:sz w:val="28"/>
          <w:szCs w:val="28"/>
          <w:rtl/>
          <w:lang w:bidi="he-IL"/>
        </w:rPr>
        <w:t xml:space="preserve"> </w:t>
      </w:r>
    </w:p>
    <w:p w14:paraId="075CB6C3" w14:textId="6122DC7B" w:rsidR="005C2455" w:rsidRDefault="000A4BE0" w:rsidP="005C2455">
      <w:pPr>
        <w:bidi/>
        <w:rPr>
          <w:rFonts w:cs="Arial"/>
          <w:sz w:val="28"/>
          <w:szCs w:val="28"/>
          <w:rtl/>
          <w:lang w:bidi="he-IL"/>
        </w:rPr>
      </w:pPr>
      <w:r>
        <w:rPr>
          <w:rFonts w:cs="Arial" w:hint="cs"/>
          <w:sz w:val="28"/>
          <w:szCs w:val="28"/>
          <w:rtl/>
          <w:lang w:bidi="he-IL"/>
        </w:rPr>
        <w:t>[2]:</w:t>
      </w:r>
    </w:p>
    <w:p w14:paraId="44202EFE" w14:textId="2F49358D" w:rsidR="000A4BE0" w:rsidRDefault="000A4BE0" w:rsidP="000A4BE0">
      <w:pPr>
        <w:bidi/>
        <w:rPr>
          <w:rFonts w:cs="Arial"/>
          <w:sz w:val="28"/>
          <w:szCs w:val="28"/>
          <w:lang w:bidi="he-IL"/>
        </w:rPr>
      </w:pPr>
      <w:hyperlink r:id="rId29" w:history="1">
        <w:r w:rsidRPr="008507EC">
          <w:rPr>
            <w:rStyle w:val="Hyperlink"/>
            <w:rFonts w:cs="Arial"/>
            <w:sz w:val="28"/>
            <w:szCs w:val="28"/>
            <w:lang w:bidi="he-IL"/>
          </w:rPr>
          <w:t>https://www.myphysicslab.com/pendulum/double-pendulum-en.html</w:t>
        </w:r>
      </w:hyperlink>
      <w:r>
        <w:rPr>
          <w:rFonts w:cs="Arial" w:hint="cs"/>
          <w:sz w:val="28"/>
          <w:szCs w:val="28"/>
          <w:rtl/>
          <w:lang w:bidi="he-IL"/>
        </w:rPr>
        <w:t xml:space="preserve"> </w:t>
      </w:r>
    </w:p>
    <w:p w14:paraId="38F17B2A" w14:textId="77777777" w:rsidR="005C2455" w:rsidRDefault="005C2455" w:rsidP="005C2455">
      <w:pPr>
        <w:bidi/>
        <w:rPr>
          <w:rFonts w:cs="Arial"/>
          <w:sz w:val="28"/>
          <w:szCs w:val="28"/>
          <w:lang w:bidi="he-IL"/>
        </w:rPr>
      </w:pPr>
    </w:p>
    <w:p w14:paraId="09AF62FC" w14:textId="77777777" w:rsidR="005C2455" w:rsidRDefault="005C2455" w:rsidP="005C2455">
      <w:pPr>
        <w:bidi/>
        <w:rPr>
          <w:rFonts w:cs="Arial"/>
          <w:sz w:val="28"/>
          <w:szCs w:val="28"/>
          <w:lang w:bidi="he-IL"/>
        </w:rPr>
      </w:pPr>
    </w:p>
    <w:p w14:paraId="2CFB71C9" w14:textId="77777777" w:rsidR="005C2455" w:rsidRDefault="005C2455" w:rsidP="005C2455">
      <w:pPr>
        <w:bidi/>
        <w:rPr>
          <w:rFonts w:cs="Arial"/>
          <w:sz w:val="28"/>
          <w:szCs w:val="28"/>
          <w:lang w:bidi="he-IL"/>
        </w:rPr>
      </w:pPr>
    </w:p>
    <w:p w14:paraId="1BE5EC71" w14:textId="77777777" w:rsidR="005C2455" w:rsidRDefault="005C2455" w:rsidP="005C2455">
      <w:pPr>
        <w:bidi/>
        <w:rPr>
          <w:rFonts w:cs="Arial"/>
          <w:sz w:val="28"/>
          <w:szCs w:val="28"/>
          <w:lang w:bidi="he-IL"/>
        </w:rPr>
      </w:pPr>
    </w:p>
    <w:p w14:paraId="1A5EFCEB" w14:textId="77777777" w:rsidR="005C2455" w:rsidRDefault="005C2455" w:rsidP="005C2455">
      <w:pPr>
        <w:bidi/>
        <w:rPr>
          <w:rFonts w:cs="Arial"/>
          <w:sz w:val="28"/>
          <w:szCs w:val="28"/>
          <w:lang w:bidi="he-IL"/>
        </w:rPr>
      </w:pPr>
    </w:p>
    <w:p w14:paraId="72ABE096" w14:textId="77777777" w:rsidR="005C2455" w:rsidRDefault="005C2455" w:rsidP="005C2455">
      <w:pPr>
        <w:bidi/>
        <w:rPr>
          <w:rFonts w:cs="Arial"/>
          <w:sz w:val="28"/>
          <w:szCs w:val="28"/>
          <w:lang w:bidi="he-IL"/>
        </w:rPr>
      </w:pPr>
    </w:p>
    <w:p w14:paraId="45495524" w14:textId="77777777" w:rsidR="005C2455" w:rsidRDefault="005C2455" w:rsidP="005C2455">
      <w:pPr>
        <w:bidi/>
        <w:rPr>
          <w:rFonts w:cs="Arial"/>
          <w:sz w:val="28"/>
          <w:szCs w:val="28"/>
          <w:lang w:bidi="he-IL"/>
        </w:rPr>
      </w:pPr>
    </w:p>
    <w:p w14:paraId="694D6991" w14:textId="77777777" w:rsidR="006D015E" w:rsidRPr="006D015E" w:rsidRDefault="006D015E" w:rsidP="006D015E">
      <w:pPr>
        <w:bidi/>
        <w:rPr>
          <w:rFonts w:cs="Arial"/>
          <w:sz w:val="28"/>
          <w:szCs w:val="28"/>
          <w:lang w:bidi="he-IL"/>
        </w:rPr>
      </w:pPr>
    </w:p>
    <w:p w14:paraId="13B03CCA" w14:textId="77777777" w:rsidR="005C2455" w:rsidRDefault="005C2455" w:rsidP="005C2455">
      <w:pPr>
        <w:bidi/>
        <w:rPr>
          <w:rFonts w:cs="Arial"/>
          <w:sz w:val="28"/>
          <w:szCs w:val="28"/>
          <w:lang w:bidi="he-IL"/>
        </w:rPr>
      </w:pPr>
    </w:p>
    <w:p w14:paraId="420BFB5E" w14:textId="77777777" w:rsidR="005C2455" w:rsidRDefault="005C2455" w:rsidP="005C2455">
      <w:pPr>
        <w:bidi/>
        <w:rPr>
          <w:rFonts w:cs="Arial"/>
          <w:sz w:val="28"/>
          <w:szCs w:val="28"/>
          <w:lang w:bidi="he-IL"/>
        </w:rPr>
      </w:pPr>
    </w:p>
    <w:p w14:paraId="2EFA6C78" w14:textId="77777777" w:rsidR="005C2455" w:rsidRDefault="005C2455" w:rsidP="005C2455">
      <w:pPr>
        <w:bidi/>
        <w:rPr>
          <w:rFonts w:cs="Arial"/>
          <w:sz w:val="28"/>
          <w:szCs w:val="28"/>
          <w:lang w:bidi="he-IL"/>
        </w:rPr>
      </w:pPr>
    </w:p>
    <w:p w14:paraId="5D83CC73" w14:textId="77777777" w:rsidR="005C2455" w:rsidRDefault="005C2455" w:rsidP="005C2455">
      <w:pPr>
        <w:bidi/>
        <w:rPr>
          <w:rFonts w:cs="Arial"/>
          <w:sz w:val="28"/>
          <w:szCs w:val="28"/>
          <w:lang w:bidi="he-IL"/>
        </w:rPr>
      </w:pPr>
    </w:p>
    <w:p w14:paraId="5AC006A3" w14:textId="77777777" w:rsidR="005C2455" w:rsidRDefault="005C2455" w:rsidP="005C2455">
      <w:pPr>
        <w:bidi/>
        <w:rPr>
          <w:rFonts w:cs="Arial"/>
          <w:sz w:val="28"/>
          <w:szCs w:val="28"/>
          <w:lang w:bidi="he-IL"/>
        </w:rPr>
      </w:pPr>
    </w:p>
    <w:p w14:paraId="0213CC35" w14:textId="77777777" w:rsidR="005C2455" w:rsidRDefault="005C2455" w:rsidP="005C2455">
      <w:pPr>
        <w:bidi/>
        <w:rPr>
          <w:rFonts w:cs="Arial"/>
          <w:sz w:val="28"/>
          <w:szCs w:val="28"/>
          <w:lang w:bidi="he-IL"/>
        </w:rPr>
      </w:pPr>
    </w:p>
    <w:p w14:paraId="73DFE659" w14:textId="77777777" w:rsidR="005C2455" w:rsidRDefault="005C2455" w:rsidP="005C2455">
      <w:pPr>
        <w:bidi/>
        <w:rPr>
          <w:rFonts w:cs="Arial"/>
          <w:sz w:val="28"/>
          <w:szCs w:val="28"/>
          <w:lang w:bidi="he-IL"/>
        </w:rPr>
      </w:pPr>
    </w:p>
    <w:p w14:paraId="3D1BD896" w14:textId="77777777" w:rsidR="005C2455" w:rsidRDefault="005C2455" w:rsidP="005C2455">
      <w:pPr>
        <w:bidi/>
        <w:rPr>
          <w:rFonts w:cs="Arial"/>
          <w:sz w:val="28"/>
          <w:szCs w:val="28"/>
          <w:lang w:bidi="he-IL"/>
        </w:rPr>
      </w:pPr>
    </w:p>
    <w:p w14:paraId="63C4CCB1" w14:textId="77777777" w:rsidR="005C2455" w:rsidRDefault="005C2455" w:rsidP="005C2455">
      <w:pPr>
        <w:bidi/>
        <w:rPr>
          <w:rFonts w:cs="Arial"/>
          <w:sz w:val="28"/>
          <w:szCs w:val="28"/>
          <w:lang w:bidi="he-IL"/>
        </w:rPr>
      </w:pPr>
    </w:p>
    <w:p w14:paraId="26C5AB79" w14:textId="77777777" w:rsidR="005C2455" w:rsidRDefault="005C2455" w:rsidP="005C2455">
      <w:pPr>
        <w:bidi/>
        <w:rPr>
          <w:rFonts w:cs="Arial"/>
          <w:sz w:val="28"/>
          <w:szCs w:val="28"/>
          <w:lang w:bidi="he-IL"/>
        </w:rPr>
      </w:pPr>
    </w:p>
    <w:p w14:paraId="7759E731" w14:textId="77777777" w:rsidR="005C2455" w:rsidRDefault="005C2455">
      <w:pPr>
        <w:rPr>
          <w:rFonts w:cs="Arial"/>
          <w:sz w:val="28"/>
          <w:szCs w:val="28"/>
          <w:lang w:bidi="he-IL"/>
        </w:rPr>
      </w:pPr>
    </w:p>
    <w:p w14:paraId="12492034" w14:textId="6CFA8E61" w:rsidR="005C2455" w:rsidRPr="005C2455" w:rsidRDefault="005C2455" w:rsidP="005C2455">
      <w:pPr>
        <w:bidi/>
        <w:rPr>
          <w:b/>
          <w:bCs/>
          <w:sz w:val="40"/>
          <w:szCs w:val="40"/>
          <w:u w:val="single"/>
          <w:rtl/>
          <w:lang w:bidi="he-IL"/>
        </w:rPr>
      </w:pPr>
      <w:r w:rsidRPr="005C2455">
        <w:rPr>
          <w:b/>
          <w:bCs/>
          <w:sz w:val="40"/>
          <w:szCs w:val="40"/>
          <w:u w:val="single"/>
          <w:rtl/>
          <w:lang w:bidi="he-IL"/>
        </w:rPr>
        <w:t>נספח</w:t>
      </w:r>
    </w:p>
    <w:p w14:paraId="58CDD7DE" w14:textId="714AC9E5" w:rsidR="005C2455" w:rsidRDefault="005C2455" w:rsidP="005C2455">
      <w:pPr>
        <w:bidi/>
        <w:rPr>
          <w:rFonts w:eastAsiaTheme="minorEastAsia"/>
          <w:i/>
          <w:sz w:val="28"/>
          <w:szCs w:val="28"/>
          <w:lang w:bidi="he-IL"/>
        </w:rPr>
      </w:pPr>
      <w:r w:rsidRPr="001A3300">
        <w:rPr>
          <w:rFonts w:eastAsiaTheme="minorEastAsia"/>
          <w:i/>
          <w:sz w:val="28"/>
          <w:szCs w:val="28"/>
          <w:rtl/>
          <w:lang w:bidi="he-IL"/>
        </w:rPr>
        <w:t>משוואה</w:t>
      </w:r>
      <w:r w:rsidRPr="001A3300">
        <w:rPr>
          <w:rFonts w:eastAsiaTheme="minorEastAsia"/>
          <w:i/>
          <w:sz w:val="28"/>
          <w:szCs w:val="28"/>
          <w:lang w:bidi="he-IL"/>
        </w:rPr>
        <w:t xml:space="preserve"> </w:t>
      </w:r>
      <w:r>
        <w:rPr>
          <w:rFonts w:eastAsiaTheme="minorEastAsia"/>
          <w:i/>
          <w:sz w:val="28"/>
          <w:szCs w:val="28"/>
          <w:lang w:bidi="he-IL"/>
        </w:rPr>
        <w:t>:</w:t>
      </w:r>
      <w:r w:rsidRPr="001A3300">
        <w:rPr>
          <w:rFonts w:eastAsiaTheme="minorEastAsia"/>
          <w:i/>
          <w:sz w:val="28"/>
          <w:szCs w:val="28"/>
          <w:lang w:bidi="he-IL"/>
        </w:rPr>
        <w:t>(</w:t>
      </w:r>
      <w:r>
        <w:rPr>
          <w:rFonts w:eastAsiaTheme="minorEastAsia"/>
          <w:i/>
          <w:sz w:val="28"/>
          <w:szCs w:val="28"/>
          <w:lang w:bidi="he-IL"/>
        </w:rPr>
        <w:t>2</w:t>
      </w:r>
      <w:r w:rsidRPr="001A3300">
        <w:rPr>
          <w:rFonts w:eastAsiaTheme="minorEastAsia"/>
          <w:i/>
          <w:sz w:val="28"/>
          <w:szCs w:val="28"/>
          <w:lang w:bidi="he-IL"/>
        </w:rPr>
        <w:t>)</w:t>
      </w:r>
    </w:p>
    <w:p w14:paraId="6BDF3CDB"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acc>
            <m:accPr>
              <m:chr m:val="̇"/>
              <m:ctrlPr>
                <w:rPr>
                  <w:rFonts w:ascii="Cambria Math" w:eastAsiaTheme="minorEastAsia" w:hAnsi="Cambria Math" w:cs="Arial"/>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6E2E9C43" w14:textId="77777777" w:rsidR="005C2455" w:rsidRPr="001A3300" w:rsidRDefault="005C2455" w:rsidP="005C2455">
      <w:pPr>
        <w:bidi/>
        <w:rPr>
          <w:rFonts w:eastAsiaTheme="minorEastAsia"/>
          <w:i/>
          <w:sz w:val="28"/>
          <w:szCs w:val="28"/>
          <w:lang w:bidi="he-IL"/>
        </w:rPr>
      </w:pPr>
      <w:r w:rsidRPr="001A3300">
        <w:rPr>
          <w:rFonts w:eastAsiaTheme="minorEastAsia"/>
          <w:i/>
          <w:sz w:val="28"/>
          <w:szCs w:val="28"/>
          <w:rtl/>
          <w:lang w:bidi="he-IL"/>
        </w:rPr>
        <w:t>משוואה</w:t>
      </w:r>
      <w:r w:rsidRPr="001A3300">
        <w:rPr>
          <w:rFonts w:eastAsiaTheme="minorEastAsia"/>
          <w:i/>
          <w:sz w:val="28"/>
          <w:szCs w:val="28"/>
          <w:lang w:bidi="he-IL"/>
        </w:rPr>
        <w:t xml:space="preserve"> </w:t>
      </w:r>
      <w:r>
        <w:rPr>
          <w:rFonts w:eastAsiaTheme="minorEastAsia"/>
          <w:i/>
          <w:sz w:val="28"/>
          <w:szCs w:val="28"/>
          <w:lang w:bidi="he-IL"/>
        </w:rPr>
        <w:t>:</w:t>
      </w:r>
      <w:r w:rsidRPr="001A3300">
        <w:rPr>
          <w:rFonts w:eastAsiaTheme="minorEastAsia"/>
          <w:i/>
          <w:sz w:val="28"/>
          <w:szCs w:val="28"/>
          <w:lang w:bidi="he-IL"/>
        </w:rPr>
        <w:t>(1)</w:t>
      </w:r>
    </w:p>
    <w:p w14:paraId="0D2D962D"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oMath>
      </m:oMathPara>
    </w:p>
    <w:p w14:paraId="28E6FC1D" w14:textId="77777777" w:rsidR="005C2455" w:rsidRPr="001A3300" w:rsidRDefault="005C2455" w:rsidP="005C2455">
      <w:pPr>
        <w:bidi/>
        <w:rPr>
          <w:rFonts w:eastAsiaTheme="minorEastAsia"/>
          <w:i/>
          <w:sz w:val="28"/>
          <w:szCs w:val="28"/>
          <w:lang w:bidi="he-IL"/>
        </w:rPr>
      </w:pPr>
      <w:r w:rsidRPr="001A3300">
        <w:rPr>
          <w:rFonts w:eastAsiaTheme="minorEastAsia"/>
          <w:i/>
          <w:sz w:val="28"/>
          <w:szCs w:val="28"/>
          <w:rtl/>
          <w:lang w:bidi="he-IL"/>
        </w:rPr>
        <w:t>עכשיו נפתור עבור</w:t>
      </w:r>
      <m:oMath>
        <m:acc>
          <m:accPr>
            <m:chr m:val="̈"/>
            <m:ctrlPr>
              <w:rPr>
                <w:rFonts w:ascii="Cambria Math" w:eastAsiaTheme="minorEastAsia" w:hAnsi="Cambria Math" w:cs="Arial"/>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ctrlPr>
                  <w:rPr>
                    <w:rFonts w:ascii="Cambria Math" w:eastAsiaTheme="minorEastAsia" w:hAnsi="Cambria Math" w:cs="Arial"/>
                    <w:i/>
                    <w:sz w:val="28"/>
                    <w:szCs w:val="28"/>
                    <w:lang w:bidi="he-IL"/>
                  </w:rPr>
                </m:ctrlPr>
              </m:e>
              <m:sub>
                <m:r>
                  <w:rPr>
                    <w:rFonts w:ascii="Cambria Math" w:eastAsiaTheme="minorEastAsia" w:hAnsi="Cambria Math"/>
                    <w:sz w:val="28"/>
                    <w:szCs w:val="28"/>
                    <w:lang w:bidi="he-IL"/>
                  </w:rPr>
                  <m:t>2</m:t>
                </m:r>
              </m:sub>
            </m:sSub>
          </m:e>
        </m:acc>
      </m:oMath>
      <w:r>
        <w:rPr>
          <w:rFonts w:eastAsiaTheme="minorEastAsia"/>
          <w:i/>
          <w:sz w:val="28"/>
          <w:szCs w:val="28"/>
          <w:lang w:bidi="he-IL"/>
        </w:rPr>
        <w:t>:</w:t>
      </w:r>
    </w:p>
    <w:p w14:paraId="4062AE1D" w14:textId="77777777" w:rsidR="005C2455" w:rsidRPr="00623BEE" w:rsidRDefault="00000000" w:rsidP="005C2455">
      <w:pPr>
        <w:bidi/>
        <w:rPr>
          <w:rFonts w:ascii="Cambria Math" w:eastAsiaTheme="minorEastAsia" w:hAnsi="Cambria Math"/>
          <w:sz w:val="20"/>
          <w:szCs w:val="20"/>
          <w:lang w:bidi="he-IL"/>
          <w:oMath/>
        </w:rPr>
      </w:pPr>
      <m:oMathPara>
        <m:oMath>
          <m:acc>
            <m:accPr>
              <m:chr m:val="̈"/>
              <m:ctrlPr>
                <w:rPr>
                  <w:rFonts w:ascii="Cambria Math" w:eastAsiaTheme="minorEastAsia" w:hAnsi="Cambria Math" w:cs="Arial"/>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2</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24BE769D" w14:textId="77777777" w:rsidR="005C2455" w:rsidRPr="00623BEE" w:rsidRDefault="00000000" w:rsidP="005C2455">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en>
          </m:f>
        </m:oMath>
      </m:oMathPara>
    </w:p>
    <w:p w14:paraId="39D923FA" w14:textId="77777777" w:rsidR="005C2455" w:rsidRDefault="005C2455" w:rsidP="005C2455">
      <w:pPr>
        <w:bidi/>
        <w:rPr>
          <w:rFonts w:eastAsiaTheme="minorEastAsia"/>
          <w:i/>
          <w:sz w:val="28"/>
          <w:szCs w:val="28"/>
          <w:lang w:bidi="he-IL"/>
        </w:rPr>
      </w:pPr>
      <w:r w:rsidRPr="001A3300">
        <w:rPr>
          <w:rFonts w:eastAsiaTheme="minorEastAsia"/>
          <w:i/>
          <w:sz w:val="28"/>
          <w:szCs w:val="28"/>
          <w:rtl/>
          <w:lang w:bidi="he-IL"/>
        </w:rPr>
        <w:t>ועכשיו נציב את זה בתוך משוואה</w:t>
      </w:r>
      <w:r w:rsidRPr="001A3300">
        <w:rPr>
          <w:rFonts w:eastAsiaTheme="minorEastAsia"/>
          <w:i/>
          <w:sz w:val="28"/>
          <w:szCs w:val="28"/>
          <w:lang w:bidi="he-IL"/>
        </w:rPr>
        <w:t xml:space="preserve"> </w:t>
      </w:r>
      <w:r>
        <w:rPr>
          <w:rFonts w:eastAsiaTheme="minorEastAsia"/>
          <w:i/>
          <w:sz w:val="28"/>
          <w:szCs w:val="28"/>
          <w:lang w:bidi="he-IL"/>
        </w:rPr>
        <w:t>:</w:t>
      </w:r>
      <w:r w:rsidRPr="001A3300">
        <w:rPr>
          <w:rFonts w:eastAsiaTheme="minorEastAsia"/>
          <w:i/>
          <w:sz w:val="28"/>
          <w:szCs w:val="28"/>
          <w:lang w:bidi="he-IL"/>
        </w:rPr>
        <w:t>(1</w:t>
      </w:r>
      <w:r>
        <w:rPr>
          <w:rFonts w:eastAsiaTheme="minorEastAsia"/>
          <w:i/>
          <w:sz w:val="28"/>
          <w:szCs w:val="28"/>
          <w:lang w:bidi="he-IL"/>
        </w:rPr>
        <w:t>)</w:t>
      </w:r>
    </w:p>
    <w:p w14:paraId="5A45F779"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4933CC00"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6325FD2E" w14:textId="77777777" w:rsidR="005C2455" w:rsidRDefault="005C2455" w:rsidP="005C2455">
      <w:pPr>
        <w:bidi/>
        <w:rPr>
          <w:rFonts w:eastAsiaTheme="minorEastAsia"/>
          <w:i/>
          <w:sz w:val="28"/>
          <w:szCs w:val="28"/>
          <w:lang w:bidi="he-IL"/>
        </w:rPr>
      </w:pPr>
      <w:r w:rsidRPr="001A3300">
        <w:rPr>
          <w:rFonts w:eastAsiaTheme="minorEastAsia"/>
          <w:i/>
          <w:sz w:val="28"/>
          <w:szCs w:val="28"/>
          <w:rtl/>
          <w:lang w:bidi="he-IL"/>
        </w:rPr>
        <w:t>פשט את האיברים שכוללים את</w:t>
      </w:r>
      <w:r w:rsidRPr="001A3300">
        <w:rPr>
          <w:rFonts w:eastAsiaTheme="minorEastAsia"/>
          <w:i/>
          <w:sz w:val="28"/>
          <w:szCs w:val="28"/>
          <w:lang w:bidi="he-IL"/>
        </w:rPr>
        <w:t xml:space="preserve"> </w:t>
      </w:r>
      <w:r w:rsidRPr="001A3300">
        <w:rPr>
          <w:rFonts w:eastAsiaTheme="minorEastAsia"/>
          <w:i/>
          <w:sz w:val="28"/>
          <w:szCs w:val="28"/>
          <w:cs/>
        </w:rPr>
        <w:t>‎</w:t>
      </w:r>
      <w:r>
        <w:rPr>
          <w:rFonts w:eastAsiaTheme="minorEastAsia"/>
          <w:i/>
          <w:sz w:val="28"/>
          <w:szCs w:val="28"/>
        </w:rPr>
        <w:t>:</w:t>
      </w:r>
      <w:r w:rsidRPr="001A3300">
        <w:rPr>
          <w:rFonts w:eastAsiaTheme="minorEastAsia"/>
          <w:i/>
          <w:sz w:val="28"/>
          <w:szCs w:val="28"/>
          <w:lang w:bidi="he-IL"/>
        </w:rPr>
        <w:t>L₂</w:t>
      </w:r>
      <w:r w:rsidRPr="001A3300">
        <w:rPr>
          <w:rFonts w:eastAsiaTheme="minorEastAsia"/>
          <w:i/>
          <w:sz w:val="28"/>
          <w:szCs w:val="28"/>
          <w:cs/>
        </w:rPr>
        <w:t>‎</w:t>
      </w:r>
    </w:p>
    <w:p w14:paraId="436EBE1A"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m:rPr>
                          <m:sty m:val="p"/>
                        </m:rP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m:rPr>
                      <m:sty m:val="p"/>
                    </m:rP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sz w:val="20"/>
                  <w:szCs w:val="20"/>
                  <w:lang w:bidi="he-IL"/>
                </w:rPr>
              </m:ctrlPr>
            </m:dPr>
            <m:e>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0A7FD6F9" w14:textId="77777777" w:rsidR="005C2455" w:rsidRPr="003B3AF9" w:rsidRDefault="005C2455" w:rsidP="005C2455">
      <w:pPr>
        <w:bidi/>
        <w:rPr>
          <w:rFonts w:eastAsiaTheme="minorEastAsia"/>
          <w:i/>
          <w:sz w:val="28"/>
          <w:szCs w:val="28"/>
          <w:lang w:bidi="he-IL"/>
        </w:rPr>
      </w:pPr>
    </w:p>
    <w:p w14:paraId="6566B4AB" w14:textId="77777777" w:rsidR="005C2455" w:rsidRPr="003B3AF9" w:rsidRDefault="005C2455" w:rsidP="005C2455">
      <w:pPr>
        <w:bidi/>
        <w:rPr>
          <w:rFonts w:eastAsiaTheme="minorEastAsia"/>
          <w:i/>
          <w:sz w:val="28"/>
          <w:szCs w:val="28"/>
          <w:lang w:bidi="he-IL"/>
        </w:rPr>
      </w:pPr>
      <w:r w:rsidRPr="001A3300">
        <w:rPr>
          <w:rFonts w:eastAsiaTheme="minorEastAsia"/>
          <w:i/>
          <w:sz w:val="28"/>
          <w:szCs w:val="28"/>
          <w:rtl/>
          <w:lang w:bidi="he-IL"/>
        </w:rPr>
        <w:t xml:space="preserve">עכשיו נסדר את כל האיברים עם </w:t>
      </w:r>
      <m:oMath>
        <m:r>
          <w:rPr>
            <w:rFonts w:ascii="Cambria Math" w:eastAsiaTheme="minorEastAsia" w:hAnsi="Cambria Math"/>
            <w:sz w:val="28"/>
            <w:szCs w:val="28"/>
            <w:lang w:bidi="he-IL"/>
          </w:rPr>
          <m:t xml:space="preserve"> </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oMath>
      <w:r w:rsidRPr="001A3300">
        <w:rPr>
          <w:rFonts w:eastAsiaTheme="minorEastAsia"/>
          <w:i/>
          <w:sz w:val="28"/>
          <w:szCs w:val="28"/>
          <w:rtl/>
          <w:lang w:bidi="he-IL"/>
        </w:rPr>
        <w:t>בצד אחד</w:t>
      </w:r>
      <w:r w:rsidRPr="001A3300">
        <w:rPr>
          <w:rFonts w:eastAsiaTheme="minorEastAsia"/>
          <w:i/>
          <w:sz w:val="28"/>
          <w:szCs w:val="28"/>
          <w:lang w:bidi="he-IL"/>
        </w:rPr>
        <w:t>.</w:t>
      </w:r>
    </w:p>
    <w:p w14:paraId="302DF663" w14:textId="77777777" w:rsidR="005C2455" w:rsidRPr="00E568C0" w:rsidRDefault="00000000" w:rsidP="005C2455">
      <w:pPr>
        <w:bidi/>
        <w:rPr>
          <w:rFonts w:eastAsiaTheme="minorEastAsia"/>
          <w:i/>
          <w:sz w:val="20"/>
          <w:szCs w:val="20"/>
          <w:lang w:bidi="he-IL"/>
        </w:rPr>
      </w:pPr>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d>
          <m:dPr>
            <m:ctrlPr>
              <w:rPr>
                <w:rFonts w:ascii="Cambria Math" w:eastAsiaTheme="minorEastAsia" w:hAnsi="Cambria Math"/>
                <w:i/>
                <w:sz w:val="20"/>
                <w:szCs w:val="20"/>
                <w:lang w:bidi="he-IL"/>
              </w:rPr>
            </m:ctrlPr>
          </m:dPr>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func>
                  <m:funcPr>
                    <m:ctrlPr>
                      <w:rPr>
                        <w:rFonts w:ascii="Cambria Math" w:eastAsiaTheme="minorEastAsia" w:hAnsi="Cambria Math"/>
                        <w:sz w:val="20"/>
                        <w:szCs w:val="20"/>
                        <w:lang w:bidi="he-IL"/>
                      </w:rPr>
                    </m:ctrlPr>
                  </m:funcPr>
                  <m:fNa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sup>
                <m:r>
                  <w:rPr>
                    <w:rFonts w:ascii="Cambria Math" w:eastAsiaTheme="minorEastAsia" w:hAnsi="Cambria Math"/>
                    <w:sz w:val="20"/>
                    <w:szCs w:val="20"/>
                    <w:lang w:bidi="he-IL"/>
                  </w:rPr>
                  <m:t>2</m:t>
                </m:r>
              </m:sup>
            </m:sSup>
          </m:e>
        </m:d>
        <m:r>
          <w:rPr>
            <w:rFonts w:ascii="Cambria Math" w:eastAsiaTheme="minorEastAsia" w:hAnsi="Cambria Math"/>
            <w:sz w:val="20"/>
            <w:szCs w:val="20"/>
            <w:lang w:bidi="he-IL"/>
          </w:rPr>
          <m:t>= -</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func>
      </m:oMath>
      <w:r w:rsidR="005C2455">
        <w:rPr>
          <w:rFonts w:eastAsiaTheme="minorEastAsia"/>
          <w:i/>
          <w:sz w:val="20"/>
          <w:szCs w:val="20"/>
          <w:lang w:bidi="he-IL"/>
        </w:rPr>
        <w:t xml:space="preserve"> </w:t>
      </w:r>
    </w:p>
    <w:p w14:paraId="6E520DE0" w14:textId="77777777" w:rsidR="005C2455" w:rsidRPr="00623BEE" w:rsidRDefault="00000000" w:rsidP="005C2455">
      <w:pPr>
        <w:bidi/>
        <w:rPr>
          <w:rFonts w:eastAsiaTheme="minorEastAsia"/>
          <w:i/>
          <w:sz w:val="28"/>
          <w:szCs w:val="28"/>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func>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e>
              </m:d>
              <m:r>
                <w:rPr>
                  <w:rFonts w:ascii="Cambria Math" w:eastAsiaTheme="minorEastAsia" w:hAnsi="Cambria Math"/>
                  <w:sz w:val="28"/>
                  <w:szCs w:val="28"/>
                  <w:lang w:bidi="he-IL"/>
                </w:rPr>
                <m:t>-</m:t>
              </m:r>
              <m:sSup>
                <m:sSupPr>
                  <m:ctrlPr>
                    <w:rPr>
                      <w:rFonts w:ascii="Cambria Math" w:eastAsiaTheme="minorEastAsia" w:hAnsi="Cambria Math"/>
                      <w:i/>
                      <w:sz w:val="28"/>
                      <w:szCs w:val="28"/>
                      <w:lang w:bidi="he-IL"/>
                    </w:rPr>
                  </m:ctrlPr>
                </m:sSupPr>
                <m:e>
                  <m:func>
                    <m:funcPr>
                      <m:ctrlPr>
                        <w:rPr>
                          <w:rFonts w:ascii="Cambria Math" w:eastAsiaTheme="minorEastAsia" w:hAnsi="Cambria Math"/>
                          <w:sz w:val="28"/>
                          <w:szCs w:val="28"/>
                          <w:lang w:bidi="he-IL"/>
                        </w:rPr>
                      </m:ctrlPr>
                    </m:funcPr>
                    <m:fNa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m:rPr>
                          <m:sty m:val="p"/>
                        </m:rPr>
                        <w:rPr>
                          <w:rFonts w:ascii="Cambria Math" w:eastAsiaTheme="minorEastAsia" w:hAnsi="Cambria Math"/>
                          <w:sz w:val="28"/>
                          <w:szCs w:val="28"/>
                          <w:lang w:bidi="he-IL"/>
                        </w:rPr>
                        <m:t>cos</m:t>
                      </m:r>
                      <m:ctrlPr>
                        <w:rPr>
                          <w:rFonts w:ascii="Cambria Math" w:eastAsiaTheme="minorEastAsia" w:hAnsi="Cambria Math"/>
                          <w:i/>
                          <w:sz w:val="28"/>
                          <w:szCs w:val="28"/>
                          <w:lang w:bidi="he-IL"/>
                        </w:rPr>
                      </m:ctrlP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e>
                <m:sup>
                  <m:r>
                    <w:rPr>
                      <w:rFonts w:ascii="Cambria Math" w:eastAsiaTheme="minorEastAsia" w:hAnsi="Cambria Math"/>
                      <w:sz w:val="28"/>
                      <w:szCs w:val="28"/>
                      <w:lang w:bidi="he-IL"/>
                    </w:rPr>
                    <m:t>2</m:t>
                  </m:r>
                </m:sup>
              </m:sSup>
              <m:r>
                <w:rPr>
                  <w:rFonts w:ascii="Cambria Math" w:eastAsiaTheme="minorEastAsia" w:hAnsi="Cambria Math"/>
                  <w:sz w:val="28"/>
                  <w:szCs w:val="28"/>
                  <w:lang w:bidi="he-IL"/>
                </w:rPr>
                <m:t>)</m:t>
              </m:r>
            </m:den>
          </m:f>
        </m:oMath>
      </m:oMathPara>
    </w:p>
    <w:p w14:paraId="5CEB4961"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t>עכשיו נשתמש ב</w:t>
      </w:r>
      <w:r w:rsidRPr="00623BEE">
        <w:rPr>
          <w:rFonts w:eastAsiaTheme="minorEastAsia"/>
          <w:i/>
          <w:sz w:val="28"/>
          <w:szCs w:val="28"/>
          <w:lang w:bidi="he-IL"/>
        </w:rPr>
        <w:t>:</w:t>
      </w:r>
    </w:p>
    <w:p w14:paraId="496AE395"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w:lastRenderedPageBreak/>
            <m:t>cos(2α) = 2</m:t>
          </m:r>
          <m:func>
            <m:funcPr>
              <m:ctrlPr>
                <w:rPr>
                  <w:rFonts w:ascii="Cambria Math" w:eastAsiaTheme="minorEastAsia" w:hAnsi="Cambria Math"/>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cs="Arial"/>
                      <w:i/>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ctrlPr>
                <w:rPr>
                  <w:rFonts w:ascii="Cambria Math" w:eastAsiaTheme="minorEastAsia" w:hAnsi="Cambria Math" w:cs="Arial"/>
                  <w:i/>
                  <w:sz w:val="20"/>
                  <w:szCs w:val="20"/>
                  <w:lang w:bidi="he-IL"/>
                </w:rPr>
              </m:ctrlPr>
            </m:fName>
            <m:e>
              <m:r>
                <m:rPr>
                  <m:sty m:val="p"/>
                </m:rPr>
                <w:rPr>
                  <w:rFonts w:ascii="Cambria Math" w:eastAsiaTheme="minorEastAsia" w:hAnsi="Cambria Math"/>
                  <w:sz w:val="20"/>
                  <w:szCs w:val="20"/>
                  <w:lang w:bidi="he-IL"/>
                </w:rPr>
                <m:t>(α) -1</m:t>
              </m:r>
            </m:e>
          </m:func>
        </m:oMath>
      </m:oMathPara>
    </w:p>
    <w:p w14:paraId="24A9A0B3" w14:textId="77777777" w:rsidR="005C2455" w:rsidRPr="00623BEE" w:rsidRDefault="00000000" w:rsidP="005C2455">
      <w:pPr>
        <w:bidi/>
        <w:rPr>
          <w:rFonts w:eastAsiaTheme="minorEastAsia"/>
          <w:i/>
          <w:sz w:val="20"/>
          <w:szCs w:val="20"/>
          <w:lang w:bidi="he-IL"/>
        </w:rPr>
      </w:pPr>
      <m:oMathPara>
        <m:oMath>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cos(2α) +1</m:t>
              </m:r>
            </m:num>
            <m:den>
              <m:r>
                <w:rPr>
                  <w:rFonts w:ascii="Cambria Math" w:eastAsiaTheme="minorEastAsia" w:hAnsi="Cambria Math"/>
                  <w:sz w:val="20"/>
                  <w:szCs w:val="20"/>
                  <w:lang w:bidi="he-IL"/>
                </w:rPr>
                <m:t>2</m:t>
              </m:r>
            </m:den>
          </m:f>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cs="Arial"/>
                      <w:i/>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ctrlPr>
                <w:rPr>
                  <w:rFonts w:ascii="Cambria Math" w:eastAsiaTheme="minorEastAsia" w:hAnsi="Cambria Math" w:cs="Arial"/>
                  <w:i/>
                  <w:sz w:val="20"/>
                  <w:szCs w:val="20"/>
                  <w:lang w:bidi="he-IL"/>
                </w:rPr>
              </m:ctrlPr>
            </m:fName>
            <m:e>
              <m:r>
                <m:rPr>
                  <m:sty m:val="p"/>
                </m:rPr>
                <w:rPr>
                  <w:rFonts w:ascii="Cambria Math" w:eastAsiaTheme="minorEastAsia" w:hAnsi="Cambria Math"/>
                  <w:sz w:val="20"/>
                  <w:szCs w:val="20"/>
                  <w:lang w:bidi="he-IL"/>
                </w:rPr>
                <m:t xml:space="preserve">(α) </m:t>
              </m:r>
            </m:e>
          </m:func>
        </m:oMath>
      </m:oMathPara>
    </w:p>
    <w:p w14:paraId="1A86B724" w14:textId="77777777" w:rsidR="005C2455" w:rsidRPr="0098080C" w:rsidRDefault="005C2455" w:rsidP="005C2455">
      <w:pPr>
        <w:bidi/>
        <w:rPr>
          <w:rFonts w:eastAsiaTheme="minorEastAsia"/>
          <w:i/>
          <w:sz w:val="28"/>
          <w:szCs w:val="28"/>
          <w:lang w:bidi="he-IL"/>
        </w:rPr>
      </w:pPr>
    </w:p>
    <w:p w14:paraId="3D2C97D3" w14:textId="77777777" w:rsidR="005C2455" w:rsidRDefault="005C2455" w:rsidP="005C2455">
      <w:pPr>
        <w:bidi/>
        <w:rPr>
          <w:rFonts w:eastAsiaTheme="minorEastAsia"/>
          <w:i/>
          <w:sz w:val="28"/>
          <w:szCs w:val="28"/>
          <w:lang w:bidi="he-IL"/>
        </w:rPr>
      </w:pPr>
      <w:r w:rsidRPr="00623BEE">
        <w:rPr>
          <w:rFonts w:eastAsiaTheme="minorEastAsia"/>
          <w:i/>
          <w:sz w:val="28"/>
          <w:szCs w:val="28"/>
          <w:rtl/>
          <w:lang w:bidi="he-IL"/>
        </w:rPr>
        <w:t>כדי לכתוב מחדש את המכנה כ־</w:t>
      </w:r>
      <w:r w:rsidRPr="00623BEE">
        <w:rPr>
          <w:rFonts w:eastAsiaTheme="minorEastAsia"/>
          <w:i/>
          <w:sz w:val="28"/>
          <w:szCs w:val="28"/>
          <w:lang w:bidi="he-IL"/>
        </w:rPr>
        <w:t>:</w:t>
      </w:r>
    </w:p>
    <w:p w14:paraId="72C958E2" w14:textId="77777777" w:rsidR="005C2455" w:rsidRPr="00623BEE" w:rsidRDefault="00000000" w:rsidP="005C2455">
      <w:pPr>
        <w:bidi/>
        <w:rPr>
          <w:rFonts w:eastAsiaTheme="minorEastAsia"/>
          <w:i/>
          <w:sz w:val="20"/>
          <w:szCs w:val="20"/>
          <w:lang w:bidi="he-IL"/>
        </w:rPr>
      </w:pPr>
      <m:oMathPara>
        <m:oMath>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func>
                <m:funcPr>
                  <m:ctrlPr>
                    <w:rPr>
                      <w:rFonts w:ascii="Cambria Math" w:eastAsiaTheme="minorEastAsia" w:hAnsi="Cambria Math"/>
                      <w:sz w:val="20"/>
                      <w:szCs w:val="20"/>
                      <w:lang w:bidi="he-IL"/>
                    </w:rPr>
                  </m:ctrlPr>
                </m:funcPr>
                <m:fNa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num>
            <m:den>
              <m:r>
                <w:rPr>
                  <w:rFonts w:ascii="Cambria Math" w:eastAsiaTheme="minorEastAsia" w:hAnsi="Cambria Math"/>
                  <w:sz w:val="20"/>
                  <w:szCs w:val="20"/>
                  <w:lang w:bidi="he-IL"/>
                </w:rPr>
                <m:t>2</m:t>
              </m:r>
            </m:den>
          </m:f>
        </m:oMath>
      </m:oMathPara>
    </w:p>
    <w:p w14:paraId="3163D123" w14:textId="77777777" w:rsidR="005C2455" w:rsidRPr="00623BEE" w:rsidRDefault="005C2455" w:rsidP="005C2455">
      <w:pPr>
        <w:bidi/>
        <w:rPr>
          <w:rFonts w:eastAsiaTheme="minorEastAsia"/>
          <w:i/>
          <w:sz w:val="28"/>
          <w:szCs w:val="28"/>
          <w:lang w:bidi="he-IL"/>
        </w:rPr>
      </w:pPr>
    </w:p>
    <w:p w14:paraId="5D5AE914" w14:textId="77777777" w:rsidR="005C2455" w:rsidRPr="0098080C" w:rsidRDefault="005C2455" w:rsidP="005C2455">
      <w:pPr>
        <w:bidi/>
        <w:rPr>
          <w:rFonts w:eastAsiaTheme="minorEastAsia"/>
          <w:i/>
          <w:sz w:val="20"/>
          <w:szCs w:val="20"/>
          <w:lang w:bidi="he-IL"/>
        </w:rPr>
      </w:pPr>
      <w:r w:rsidRPr="00623BEE">
        <w:rPr>
          <w:rFonts w:eastAsiaTheme="minorEastAsia"/>
          <w:i/>
          <w:sz w:val="28"/>
          <w:szCs w:val="28"/>
          <w:rtl/>
          <w:lang w:bidi="he-IL"/>
        </w:rPr>
        <w:t>אנחנו גם יכולים לצרף את האיברים האלה</w:t>
      </w:r>
      <w:r>
        <w:rPr>
          <w:rFonts w:eastAsiaTheme="minorEastAsia"/>
          <w:i/>
          <w:sz w:val="28"/>
          <w:szCs w:val="28"/>
          <w:lang w:bidi="he-IL"/>
        </w:rPr>
        <w:t>:</w:t>
      </w:r>
      <w:r>
        <w:rPr>
          <w:rFonts w:eastAsiaTheme="minorEastAsia"/>
          <w:i/>
          <w:sz w:val="28"/>
          <w:szCs w:val="28"/>
          <w:lang w:bidi="he-IL"/>
        </w:rPr>
        <w:br/>
      </w:r>
      <w:r>
        <w:rPr>
          <w:rFonts w:eastAsiaTheme="minorEastAsia"/>
          <w:i/>
          <w:sz w:val="28"/>
          <w:szCs w:val="28"/>
          <w:lang w:bidi="he-IL"/>
        </w:rPr>
        <w:br/>
      </w:r>
      <m:oMathPara>
        <m:oMath>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oMath>
      </m:oMathPara>
    </w:p>
    <w:p w14:paraId="03AC9B68" w14:textId="77777777" w:rsidR="005C2455" w:rsidRDefault="005C2455" w:rsidP="005C2455">
      <w:pPr>
        <w:bidi/>
        <w:rPr>
          <w:rFonts w:eastAsiaTheme="minorEastAsia"/>
          <w:i/>
          <w:sz w:val="28"/>
          <w:szCs w:val="28"/>
          <w:lang w:bidi="he-IL"/>
        </w:rPr>
      </w:pPr>
      <w:r w:rsidRPr="00623BEE">
        <w:rPr>
          <w:rFonts w:eastAsiaTheme="minorEastAsia"/>
          <w:i/>
          <w:sz w:val="28"/>
          <w:szCs w:val="28"/>
          <w:rtl/>
          <w:lang w:bidi="he-IL"/>
        </w:rPr>
        <w:t>אז עכשיו המשוואה היא</w:t>
      </w:r>
      <w:r w:rsidRPr="00623BEE">
        <w:rPr>
          <w:rFonts w:eastAsiaTheme="minorEastAsia"/>
          <w:i/>
          <w:sz w:val="28"/>
          <w:szCs w:val="28"/>
          <w:lang w:bidi="he-IL"/>
        </w:rPr>
        <w:t>:</w:t>
      </w:r>
      <w:r>
        <w:rPr>
          <w:rFonts w:eastAsiaTheme="minorEastAsia"/>
          <w:i/>
          <w:sz w:val="28"/>
          <w:szCs w:val="28"/>
          <w:lang w:bidi="he-IL"/>
        </w:rPr>
        <w:br/>
      </w:r>
    </w:p>
    <w:p w14:paraId="0FD290EB" w14:textId="77777777" w:rsidR="005C2455" w:rsidRPr="00623BEE" w:rsidRDefault="00000000" w:rsidP="005C2455">
      <w:pPr>
        <w:bidi/>
        <w:rPr>
          <w:rFonts w:eastAsiaTheme="minorEastAsia"/>
          <w:i/>
          <w:sz w:val="20"/>
          <w:szCs w:val="20"/>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
                <m:fPr>
                  <m:ctrlPr>
                    <w:rPr>
                      <w:rFonts w:ascii="Cambria Math" w:eastAsiaTheme="minorEastAsia" w:hAnsi="Cambria Math"/>
                      <w:i/>
                      <w:sz w:val="28"/>
                      <w:szCs w:val="28"/>
                      <w:lang w:bidi="he-IL"/>
                    </w:rPr>
                  </m:ctrlPr>
                </m:fPr>
                <m:num>
                  <m:r>
                    <w:rPr>
                      <w:rFonts w:ascii="Cambria Math" w:eastAsiaTheme="minorEastAsia" w:hAnsi="Cambria Math"/>
                      <w:sz w:val="28"/>
                      <w:szCs w:val="28"/>
                      <w:lang w:bidi="he-IL"/>
                    </w:rPr>
                    <m:t>2</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 xml:space="preserve">- </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cos</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2(θ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num>
                <m:den>
                  <m:r>
                    <w:rPr>
                      <w:rFonts w:ascii="Cambria Math" w:eastAsiaTheme="minorEastAsia" w:hAnsi="Cambria Math"/>
                      <w:sz w:val="28"/>
                      <w:szCs w:val="28"/>
                      <w:lang w:bidi="he-IL"/>
                    </w:rPr>
                    <m:t>2</m:t>
                  </m:r>
                </m:den>
              </m:f>
            </m:den>
          </m:f>
        </m:oMath>
      </m:oMathPara>
    </w:p>
    <w:p w14:paraId="1C0E3A53" w14:textId="77777777" w:rsidR="005C2455" w:rsidRDefault="005C2455" w:rsidP="005C2455">
      <w:pPr>
        <w:bidi/>
        <w:rPr>
          <w:rFonts w:eastAsiaTheme="minorEastAsia"/>
          <w:i/>
          <w:sz w:val="28"/>
          <w:szCs w:val="28"/>
          <w:lang w:bidi="he-IL"/>
        </w:rPr>
      </w:pPr>
      <w:r w:rsidRPr="00623BEE">
        <w:rPr>
          <w:rFonts w:eastAsiaTheme="minorEastAsia"/>
          <w:i/>
          <w:sz w:val="28"/>
          <w:szCs w:val="28"/>
          <w:rtl/>
          <w:lang w:bidi="he-IL"/>
        </w:rPr>
        <w:t>שמתקבלת ל</w:t>
      </w:r>
      <w:r w:rsidRPr="00623BEE">
        <w:rPr>
          <w:rFonts w:eastAsiaTheme="minorEastAsia"/>
          <w:i/>
          <w:sz w:val="28"/>
          <w:szCs w:val="28"/>
          <w:lang w:bidi="he-IL"/>
        </w:rPr>
        <w:t>:</w:t>
      </w:r>
    </w:p>
    <w:p w14:paraId="68E04968" w14:textId="77777777" w:rsidR="005C2455" w:rsidRPr="0098080C" w:rsidRDefault="00000000" w:rsidP="005C2455">
      <w:pPr>
        <w:bidi/>
        <w:rPr>
          <w:rFonts w:eastAsiaTheme="minorEastAsia"/>
          <w:i/>
          <w:sz w:val="20"/>
          <w:szCs w:val="20"/>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(2</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 xml:space="preserve">- </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cos</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2θ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-2</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r>
                <w:rPr>
                  <w:rFonts w:ascii="Cambria Math" w:eastAsiaTheme="minorEastAsia" w:hAnsi="Cambria Math"/>
                  <w:sz w:val="28"/>
                  <w:szCs w:val="28"/>
                  <w:lang w:bidi="he-IL"/>
                </w:rPr>
                <m:t>)</m:t>
              </m:r>
            </m:den>
          </m:f>
        </m:oMath>
      </m:oMathPara>
    </w:p>
    <w:p w14:paraId="7F6D1104" w14:textId="77777777" w:rsidR="005C2455" w:rsidRDefault="005C2455" w:rsidP="005C2455">
      <w:pPr>
        <w:bidi/>
        <w:rPr>
          <w:rFonts w:eastAsiaTheme="minorEastAsia"/>
          <w:i/>
          <w:sz w:val="28"/>
          <w:szCs w:val="28"/>
          <w:lang w:bidi="he-IL"/>
        </w:rPr>
      </w:pPr>
      <w:r w:rsidRPr="00623BEE">
        <w:rPr>
          <w:rFonts w:eastAsiaTheme="minorEastAsia"/>
          <w:i/>
          <w:sz w:val="28"/>
          <w:szCs w:val="28"/>
          <w:rtl/>
          <w:lang w:bidi="he-IL"/>
        </w:rPr>
        <w:t>אנחנו יכולים לכתוב מחדש חלק מהמונים כדי לקבץ אותם יחד באמצעות הזהות</w:t>
      </w:r>
      <w:r>
        <w:rPr>
          <w:rFonts w:eastAsiaTheme="minorEastAsia"/>
          <w:i/>
          <w:sz w:val="28"/>
          <w:szCs w:val="28"/>
          <w:lang w:bidi="he-IL"/>
        </w:rPr>
        <w:t>:</w:t>
      </w:r>
    </w:p>
    <w:p w14:paraId="1632B86C"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r>
            <w:rPr>
              <w:rFonts w:ascii="Cambria Math" w:eastAsiaTheme="minorEastAsia" w:hAnsi="Cambria Math"/>
              <w:sz w:val="20"/>
              <w:szCs w:val="20"/>
              <w:lang w:bidi="he-IL"/>
            </w:rPr>
            <m:t>sin⁡(b)=(</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a+b</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a-b</m:t>
                  </m:r>
                </m:e>
              </m:d>
            </m:e>
          </m:func>
          <m:r>
            <w:rPr>
              <w:rFonts w:ascii="Cambria Math" w:eastAsiaTheme="minorEastAsia" w:hAnsi="Cambria Math"/>
              <w:sz w:val="20"/>
              <w:szCs w:val="20"/>
              <w:lang w:bidi="he-IL"/>
            </w:rPr>
            <m:t>)</m:t>
          </m:r>
        </m:oMath>
      </m:oMathPara>
    </w:p>
    <w:p w14:paraId="32D9C55A" w14:textId="77777777" w:rsidR="005C2455" w:rsidRPr="00623BEE" w:rsidRDefault="005C2455" w:rsidP="005C2455">
      <w:pPr>
        <w:bidi/>
        <w:rPr>
          <w:rFonts w:eastAsiaTheme="minorEastAsia"/>
          <w:i/>
          <w:sz w:val="20"/>
          <w:szCs w:val="20"/>
          <w:lang w:bidi="he-IL"/>
        </w:rPr>
      </w:pPr>
      <w:r>
        <w:rPr>
          <w:rFonts w:eastAsiaTheme="minorEastAsia"/>
          <w:i/>
          <w:sz w:val="28"/>
          <w:szCs w:val="28"/>
          <w:lang w:bidi="he-IL"/>
        </w:rPr>
        <w:br/>
      </w:r>
      <m:oMathPara>
        <m:oMath>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​sin(</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num>
                <m:den>
                  <m:r>
                    <w:rPr>
                      <w:rFonts w:ascii="Cambria Math" w:eastAsiaTheme="minorEastAsia" w:hAnsi="Cambria Math"/>
                      <w:sz w:val="20"/>
                      <w:szCs w:val="20"/>
                      <w:lang w:bidi="he-IL"/>
                    </w:rPr>
                    <m:t>2</m:t>
                  </m:r>
                </m:den>
              </m:f>
            </m:e>
          </m:func>
        </m:oMath>
      </m:oMathPara>
    </w:p>
    <w:p w14:paraId="6774D76C"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t>עכשיו נקבץ את האיברים הדומים</w:t>
      </w:r>
      <w:r w:rsidRPr="00623BEE">
        <w:rPr>
          <w:rFonts w:eastAsiaTheme="minorEastAsia"/>
          <w:i/>
          <w:sz w:val="28"/>
          <w:szCs w:val="28"/>
          <w:lang w:bidi="he-IL"/>
        </w:rPr>
        <w:t>:</w:t>
      </w:r>
    </w:p>
    <w:p w14:paraId="08794040" w14:textId="77777777" w:rsidR="005C2455" w:rsidRPr="00E568C0" w:rsidRDefault="005C2455" w:rsidP="005C2455">
      <w:pPr>
        <w:bidi/>
        <w:rPr>
          <w:rFonts w:eastAsiaTheme="minorEastAsia"/>
          <w:i/>
          <w:sz w:val="20"/>
          <w:szCs w:val="20"/>
          <w:lang w:bidi="he-IL"/>
        </w:rPr>
      </w:pPr>
      <w:r>
        <w:rPr>
          <w:rFonts w:eastAsiaTheme="minorEastAsia"/>
          <w:i/>
          <w:sz w:val="28"/>
          <w:szCs w:val="28"/>
          <w:lang w:bidi="he-IL"/>
        </w:rPr>
        <w:br/>
      </w:r>
      <m:oMathPara>
        <m:oMath>
          <m:r>
            <w:rPr>
              <w:rFonts w:ascii="Cambria Math" w:eastAsiaTheme="minorEastAsia" w:hAnsi="Cambria Math"/>
              <w:sz w:val="20"/>
              <w:szCs w:val="20"/>
              <w:lang w:bidi="he-IL"/>
            </w:rPr>
            <m:t>-2g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m:t>
          </m:r>
        </m:oMath>
      </m:oMathPara>
    </w:p>
    <w:p w14:paraId="2EA28DF3" w14:textId="5206CE33" w:rsidR="005C2455" w:rsidRPr="0098080C" w:rsidRDefault="005C2455" w:rsidP="005C2455">
      <w:pPr>
        <w:bidi/>
        <w:rPr>
          <w:rFonts w:eastAsiaTheme="minorEastAsia"/>
          <w:i/>
          <w:sz w:val="20"/>
          <w:szCs w:val="20"/>
          <w:lang w:bidi="he-IL"/>
        </w:rPr>
      </w:pPr>
      <w:r w:rsidRPr="00623BEE">
        <w:rPr>
          <w:rFonts w:eastAsiaTheme="minorEastAsia"/>
          <w:i/>
          <w:sz w:val="28"/>
          <w:szCs w:val="28"/>
          <w:rtl/>
          <w:lang w:bidi="he-IL"/>
        </w:rPr>
        <w:t>כדי לקבל את המשוואה הסופית עבור תטא 1 נגזרת שנייה</w:t>
      </w:r>
      <w:r w:rsidRPr="00623BEE">
        <w:rPr>
          <w:rFonts w:eastAsiaTheme="minorEastAsia"/>
          <w:i/>
          <w:sz w:val="28"/>
          <w:szCs w:val="28"/>
          <w:lang w:bidi="he-IL"/>
        </w:rPr>
        <w:t>:</w:t>
      </w:r>
      <w:r>
        <w:rPr>
          <w:rFonts w:eastAsiaTheme="minorEastAsia"/>
          <w:i/>
          <w:sz w:val="28"/>
          <w:szCs w:val="28"/>
          <w:lang w:bidi="he-IL"/>
        </w:rPr>
        <w:br/>
      </w:r>
      <w:r>
        <w:rPr>
          <w:rFonts w:eastAsiaTheme="minorEastAsia"/>
          <w:i/>
          <w:sz w:val="28"/>
          <w:szCs w:val="28"/>
          <w:lang w:bidi="he-IL"/>
        </w:rPr>
        <w:br/>
      </w: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m:oMathPara>
    </w:p>
    <w:p w14:paraId="2D2C6DAF" w14:textId="77777777" w:rsidR="005C2455" w:rsidRPr="00634B98" w:rsidRDefault="005C2455" w:rsidP="005C2455">
      <w:pPr>
        <w:bidi/>
        <w:rPr>
          <w:rFonts w:eastAsiaTheme="minorEastAsia"/>
          <w:i/>
          <w:sz w:val="28"/>
          <w:szCs w:val="28"/>
          <w:lang w:bidi="he-IL"/>
        </w:rPr>
      </w:pPr>
      <w:r w:rsidRPr="00623BEE">
        <w:rPr>
          <w:rFonts w:eastAsiaTheme="minorEastAsia"/>
          <w:i/>
          <w:sz w:val="28"/>
          <w:szCs w:val="28"/>
          <w:rtl/>
          <w:lang w:bidi="he-IL"/>
        </w:rPr>
        <w:lastRenderedPageBreak/>
        <w:t>ועכשיו, כדי לפתור עבור תטא 2 נגזרת שנייה, נשתמש במשוואה שהכנו קודם ונציב בה את תטא 1 נגזרת שנייה</w:t>
      </w:r>
      <w:r w:rsidRPr="00623BEE">
        <w:rPr>
          <w:rFonts w:eastAsiaTheme="minorEastAsia"/>
          <w:i/>
          <w:sz w:val="28"/>
          <w:szCs w:val="28"/>
          <w:lang w:bidi="he-IL"/>
        </w:rPr>
        <w:t>:</w:t>
      </w:r>
      <w:r>
        <w:rPr>
          <w:rFonts w:eastAsiaTheme="minorEastAsia"/>
          <w:i/>
          <w:sz w:val="28"/>
          <w:szCs w:val="28"/>
          <w:lang w:bidi="he-IL"/>
        </w:rPr>
        <w:br/>
      </w:r>
      <m:oMathPara>
        <m:oMath>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r>
            <w:rPr>
              <w:rFonts w:ascii="Cambria Math" w:eastAsiaTheme="minorEastAsia" w:hAnsi="Cambria Math"/>
              <w:sz w:val="28"/>
              <w:szCs w:val="28"/>
              <w:lang w:bidi="he-IL"/>
            </w:rPr>
            <m:t>=</m:t>
          </m:r>
          <m:f>
            <m:fPr>
              <m:ctrlPr>
                <w:rPr>
                  <w:rFonts w:ascii="Cambria Math" w:eastAsiaTheme="minorEastAsia" w:hAnsi="Cambria Math"/>
                  <w:i/>
                  <w:sz w:val="28"/>
                  <w:szCs w:val="28"/>
                  <w:lang w:bidi="he-IL"/>
                </w:rPr>
              </m:ctrlPr>
            </m:fPr>
            <m:num>
              <m:acc>
                <m:accPr>
                  <m:chr m:val="̇"/>
                  <m:ctrlPr>
                    <w:rPr>
                      <w:rFonts w:ascii="Cambria Math" w:eastAsiaTheme="minorEastAsia" w:hAnsi="Cambria Math"/>
                      <w:i/>
                      <w:sz w:val="28"/>
                      <w:szCs w:val="28"/>
                      <w:lang w:bidi="he-IL"/>
                    </w:rPr>
                  </m:ctrlPr>
                </m:accPr>
                <m:e>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up>
                      <m:r>
                        <w:rPr>
                          <w:rFonts w:ascii="Cambria Math" w:eastAsiaTheme="minorEastAsia" w:hAnsi="Cambria Math"/>
                          <w:sz w:val="28"/>
                          <w:szCs w:val="28"/>
                          <w:lang w:bidi="he-IL"/>
                        </w:rPr>
                        <m:t>2</m:t>
                      </m:r>
                    </m:sup>
                  </m:sSubSup>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-g</m:t>
              </m:r>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cos</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den>
          </m:f>
        </m:oMath>
      </m:oMathPara>
    </w:p>
    <w:p w14:paraId="1C789437" w14:textId="77777777" w:rsidR="005C2455" w:rsidRPr="009515E7" w:rsidRDefault="00000000" w:rsidP="005C2455">
      <w:pPr>
        <w:bidi/>
        <w:rPr>
          <w:rFonts w:eastAsiaTheme="minorEastAsia"/>
          <w:i/>
          <w:sz w:val="16"/>
          <w:szCs w:val="16"/>
          <w:lang w:bidi="he-IL"/>
        </w:rPr>
      </w:pPr>
      <m:oMathPara>
        <m:oMath>
          <m:acc>
            <m:accPr>
              <m:chr m:val="̈"/>
              <m:ctrlPr>
                <w:rPr>
                  <w:rFonts w:ascii="Cambria Math" w:eastAsiaTheme="minorEastAsia" w:hAnsi="Cambria Math"/>
                  <w:i/>
                  <w:sz w:val="16"/>
                  <w:szCs w:val="16"/>
                  <w:lang w:bidi="he-IL"/>
                </w:rPr>
              </m:ctrlPr>
            </m:acc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acc>
          <m:r>
            <w:rPr>
              <w:rFonts w:ascii="Cambria Math" w:eastAsiaTheme="minorEastAsia" w:hAnsi="Cambria Math"/>
              <w:sz w:val="16"/>
              <w:szCs w:val="16"/>
              <w:lang w:bidi="he-IL"/>
            </w:rPr>
            <m:t>=</m:t>
          </m:r>
          <m:f>
            <m:fPr>
              <m:ctrlPr>
                <w:rPr>
                  <w:rFonts w:ascii="Cambria Math" w:eastAsiaTheme="minorEastAsia" w:hAnsi="Cambria Math"/>
                  <w:i/>
                  <w:sz w:val="16"/>
                  <w:szCs w:val="16"/>
                  <w:lang w:bidi="he-IL"/>
                </w:rPr>
              </m:ctrlPr>
            </m:fPr>
            <m:num>
              <m:acc>
                <m:accPr>
                  <m:chr m:val="̇"/>
                  <m:ctrlPr>
                    <w:rPr>
                      <w:rFonts w:ascii="Cambria Math" w:eastAsiaTheme="minorEastAsia" w:hAnsi="Cambria Math"/>
                      <w:i/>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r>
                <w:rPr>
                  <w:rFonts w:ascii="Cambria Math" w:eastAsiaTheme="minorEastAsia" w:hAnsi="Cambria Math"/>
                  <w:sz w:val="16"/>
                  <w:szCs w:val="16"/>
                  <w:lang w:bidi="he-IL"/>
                </w:rPr>
                <m:t>-g</m:t>
              </m:r>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r>
                <w:rPr>
                  <w:rFonts w:ascii="Cambria Math" w:eastAsiaTheme="minorEastAsia" w:hAnsi="Cambria Math"/>
                  <w:sz w:val="16"/>
                  <w:szCs w:val="16"/>
                  <w:lang w:bidi="he-IL"/>
                </w:rPr>
                <m:t>-</m:t>
              </m:r>
              <m:f>
                <m:fPr>
                  <m:ctrlPr>
                    <w:rPr>
                      <w:rFonts w:ascii="Cambria Math" w:eastAsiaTheme="minorEastAsia" w:hAnsi="Cambria Math"/>
                      <w:i/>
                      <w:sz w:val="16"/>
                      <w:szCs w:val="16"/>
                      <w:lang w:bidi="he-IL"/>
                    </w:rPr>
                  </m:ctrlPr>
                </m:fPr>
                <m:num>
                  <m:r>
                    <w:rPr>
                      <w:rFonts w:ascii="Cambria Math" w:eastAsiaTheme="minorEastAsia" w:hAnsi="Cambria Math"/>
                      <w:sz w:val="16"/>
                      <w:szCs w:val="16"/>
                      <w:lang w:bidi="he-IL"/>
                    </w:rPr>
                    <m:t>-g</m:t>
                  </m:r>
                  <m:d>
                    <m:dPr>
                      <m:ctrlPr>
                        <w:rPr>
                          <w:rFonts w:ascii="Cambria Math" w:eastAsiaTheme="minorEastAsia" w:hAnsi="Cambria Math"/>
                          <w:i/>
                          <w:sz w:val="16"/>
                          <w:szCs w:val="16"/>
                          <w:lang w:bidi="he-IL"/>
                        </w:rPr>
                      </m:ctrlPr>
                    </m:dPr>
                    <m:e>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sin</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e>
                  </m:d>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gsin</m:t>
                  </m:r>
                  <m:d>
                    <m:dPr>
                      <m:ctrlPr>
                        <w:rPr>
                          <w:rFonts w:ascii="Cambria Math" w:eastAsiaTheme="minorEastAsia" w:hAnsi="Cambria Math"/>
                          <w:i/>
                          <w:iCs/>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ctrlPr>
                        <w:rPr>
                          <w:rFonts w:ascii="Cambria Math" w:eastAsiaTheme="minorEastAsia" w:hAnsi="Cambria Math"/>
                          <w:i/>
                          <w:sz w:val="16"/>
                          <w:szCs w:val="16"/>
                          <w:lang w:bidi="he-IL"/>
                        </w:rPr>
                      </m:ctrlPr>
                    </m:e>
                  </m:d>
                  <m:r>
                    <w:rPr>
                      <w:rFonts w:ascii="Cambria Math" w:eastAsiaTheme="minorEastAsia" w:hAnsi="Cambria Math"/>
                      <w:sz w:val="16"/>
                      <w:szCs w:val="16"/>
                      <w:lang w:bidi="he-IL"/>
                    </w:rPr>
                    <m:t xml:space="preserve">  -2</m:t>
                  </m:r>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sin</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acc>
                    <m:accPr>
                      <m:chr m:val="̇"/>
                      <m:ctrlPr>
                        <w:rPr>
                          <w:rFonts w:ascii="Cambria Math" w:eastAsiaTheme="minorEastAsia" w:hAnsi="Cambria Math"/>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2</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acc>
                    <m:accPr>
                      <m:chr m:val="̇"/>
                      <m:ctrlPr>
                        <w:rPr>
                          <w:rFonts w:ascii="Cambria Math" w:eastAsiaTheme="minorEastAsia" w:hAnsi="Cambria Math"/>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cos</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e>
                  </m:func>
                </m:num>
                <m:den>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den>
              </m:f>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cos</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num>
            <m:den>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den>
          </m:f>
        </m:oMath>
      </m:oMathPara>
    </w:p>
    <w:p w14:paraId="58DAB9F3" w14:textId="77777777" w:rsidR="005C2455" w:rsidRPr="009515E7" w:rsidRDefault="005C2455" w:rsidP="005C2455">
      <w:pPr>
        <w:bidi/>
        <w:rPr>
          <w:rFonts w:eastAsiaTheme="minorEastAsia"/>
          <w:i/>
          <w:sz w:val="16"/>
          <w:szCs w:val="16"/>
          <w:lang w:bidi="he-IL"/>
        </w:rPr>
      </w:pPr>
      <w:r w:rsidRPr="00623BEE">
        <w:rPr>
          <w:rFonts w:eastAsiaTheme="minorEastAsia"/>
          <w:i/>
          <w:sz w:val="28"/>
          <w:szCs w:val="28"/>
          <w:rtl/>
          <w:lang w:bidi="he-IL"/>
        </w:rPr>
        <w:t>אפשר להיפטר מ־</w:t>
      </w:r>
      <w:r w:rsidRPr="00623BEE">
        <w:rPr>
          <w:rFonts w:eastAsiaTheme="minorEastAsia"/>
          <w:i/>
          <w:sz w:val="28"/>
          <w:szCs w:val="28"/>
          <w:lang w:bidi="he-IL"/>
        </w:rPr>
        <w:t xml:space="preserve">L1 </w:t>
      </w:r>
      <w:r w:rsidRPr="00623BEE">
        <w:rPr>
          <w:rFonts w:eastAsiaTheme="minorEastAsia"/>
          <w:i/>
          <w:sz w:val="28"/>
          <w:szCs w:val="28"/>
          <w:rtl/>
          <w:lang w:bidi="he-IL"/>
        </w:rPr>
        <w:t>כאן ולהתחיל לפשט</w:t>
      </w:r>
      <w:r w:rsidRPr="00623BEE">
        <w:rPr>
          <w:rFonts w:eastAsiaTheme="minorEastAsia"/>
          <w:i/>
          <w:sz w:val="28"/>
          <w:szCs w:val="28"/>
          <w:lang w:bidi="he-IL"/>
        </w:rPr>
        <w:t>:</w:t>
      </w:r>
    </w:p>
    <w:p w14:paraId="5A1C936A" w14:textId="77777777" w:rsidR="005C2455" w:rsidRPr="00623BEE" w:rsidRDefault="00000000" w:rsidP="005C2455">
      <w:pPr>
        <w:bidi/>
        <w:rPr>
          <w:rFonts w:eastAsiaTheme="minorEastAsia"/>
          <w:i/>
          <w:sz w:val="16"/>
          <w:szCs w:val="16"/>
          <w:lang w:bidi="he-IL"/>
        </w:rPr>
      </w:pPr>
      <m:oMath>
        <m:acc>
          <m:accPr>
            <m:chr m:val="̈"/>
            <m:ctrlPr>
              <w:rPr>
                <w:rFonts w:ascii="Cambria Math" w:eastAsiaTheme="minorEastAsia" w:hAnsi="Cambria Math"/>
                <w:i/>
                <w:sz w:val="16"/>
                <w:szCs w:val="16"/>
                <w:lang w:bidi="he-IL"/>
              </w:rPr>
            </m:ctrlPr>
          </m:acc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acc>
        <m:r>
          <w:rPr>
            <w:rFonts w:ascii="Cambria Math" w:eastAsiaTheme="minorEastAsia" w:hAnsi="Cambria Math"/>
            <w:sz w:val="16"/>
            <w:szCs w:val="16"/>
            <w:lang w:bidi="he-IL"/>
          </w:rPr>
          <m:t>=</m:t>
        </m:r>
        <m:f>
          <m:fPr>
            <m:ctrlPr>
              <w:rPr>
                <w:rFonts w:ascii="Cambria Math" w:eastAsiaTheme="minorEastAsia" w:hAnsi="Cambria Math"/>
                <w:i/>
                <w:sz w:val="16"/>
                <w:szCs w:val="16"/>
                <w:lang w:bidi="he-IL"/>
              </w:rPr>
            </m:ctrlPr>
          </m:fPr>
          <m:num>
            <m:acc>
              <m:accPr>
                <m:chr m:val="̇"/>
                <m:ctrlPr>
                  <w:rPr>
                    <w:rFonts w:ascii="Cambria Math" w:eastAsiaTheme="minorEastAsia" w:hAnsi="Cambria Math"/>
                    <w:i/>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e>
            </m:func>
            <m:r>
              <w:rPr>
                <w:rFonts w:ascii="Cambria Math" w:eastAsiaTheme="minorEastAsia" w:hAnsi="Cambria Math"/>
                <w:sz w:val="16"/>
                <w:szCs w:val="16"/>
                <w:lang w:bidi="he-IL"/>
              </w:rPr>
              <m:t>-g</m:t>
            </m:r>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)+(g</m:t>
            </m:r>
            <m:d>
              <m:dPr>
                <m:ctrlPr>
                  <w:rPr>
                    <w:rFonts w:ascii="Cambria Math" w:eastAsiaTheme="minorEastAsia" w:hAnsi="Cambria Math"/>
                    <w:i/>
                    <w:sz w:val="16"/>
                    <w:szCs w:val="16"/>
                    <w:lang w:bidi="he-IL"/>
                  </w:rPr>
                </m:ctrlPr>
              </m:dPr>
              <m:e>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sin</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e>
            </m:d>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gsin</m:t>
            </m:r>
            <m:d>
              <m:dPr>
                <m:ctrlPr>
                  <w:rPr>
                    <w:rFonts w:ascii="Cambria Math" w:eastAsiaTheme="minorEastAsia" w:hAnsi="Cambria Math"/>
                    <w:i/>
                    <w:iCs/>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ctrlPr>
                  <w:rPr>
                    <w:rFonts w:ascii="Cambria Math" w:eastAsiaTheme="minorEastAsia" w:hAnsi="Cambria Math"/>
                    <w:i/>
                    <w:sz w:val="16"/>
                    <w:szCs w:val="16"/>
                    <w:lang w:bidi="he-IL"/>
                  </w:rPr>
                </m:ctrlPr>
              </m:e>
            </m:d>
            <m:r>
              <w:rPr>
                <w:rFonts w:ascii="Cambria Math" w:eastAsiaTheme="minorEastAsia" w:hAnsi="Cambria Math"/>
                <w:sz w:val="16"/>
                <w:szCs w:val="16"/>
                <w:lang w:bidi="he-IL"/>
              </w:rPr>
              <m:t xml:space="preserve"> +2</m:t>
            </m:r>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sin</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2</m:t>
                </m:r>
              </m:sub>
              <m:sup>
                <m:r>
                  <w:rPr>
                    <w:rFonts w:ascii="Cambria Math" w:eastAsiaTheme="minorEastAsia" w:hAnsi="Cambria Math"/>
                    <w:sz w:val="16"/>
                    <w:szCs w:val="16"/>
                    <w:lang w:bidi="he-IL"/>
                  </w:rPr>
                  <m:t>2</m:t>
                </m:r>
              </m:sup>
            </m:sSubSup>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acc>
              <m:accPr>
                <m:chr m:val="̇"/>
                <m:ctrlPr>
                  <w:rPr>
                    <w:rFonts w:ascii="Cambria Math" w:eastAsiaTheme="minorEastAsia" w:hAnsi="Cambria Math"/>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cos</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e>
            </m:fun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cos</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num>
          <m:den>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den>
        </m:f>
      </m:oMath>
      <w:r w:rsidR="005C2455" w:rsidRPr="00623BEE">
        <w:rPr>
          <w:rFonts w:eastAsiaTheme="minorEastAsia"/>
          <w:i/>
          <w:sz w:val="16"/>
          <w:szCs w:val="16"/>
          <w:lang w:bidi="he-IL"/>
        </w:rPr>
        <w:t xml:space="preserve"> </w:t>
      </w:r>
    </w:p>
    <w:p w14:paraId="1550382E" w14:textId="77777777" w:rsidR="005C2455" w:rsidRPr="00E568C0" w:rsidRDefault="005C2455" w:rsidP="005C2455">
      <w:pPr>
        <w:bidi/>
        <w:rPr>
          <w:rFonts w:eastAsiaTheme="minorEastAsia"/>
          <w:i/>
          <w:sz w:val="16"/>
          <w:szCs w:val="16"/>
          <w:lang w:bidi="he-IL"/>
        </w:rPr>
      </w:pPr>
    </w:p>
    <w:p w14:paraId="4187FB0D" w14:textId="77777777" w:rsidR="005C2455" w:rsidRPr="00623BEE" w:rsidRDefault="005C2455" w:rsidP="005C2455">
      <w:pPr>
        <w:bidi/>
        <w:rPr>
          <w:rFonts w:eastAsiaTheme="minorEastAsia"/>
          <w:i/>
          <w:sz w:val="20"/>
          <w:szCs w:val="20"/>
          <w:lang w:bidi="he-IL"/>
        </w:rPr>
      </w:pPr>
      <w:r w:rsidRPr="00623BEE">
        <w:rPr>
          <w:rFonts w:eastAsiaTheme="minorEastAsia"/>
          <w:i/>
          <w:sz w:val="28"/>
          <w:szCs w:val="28"/>
          <w:rtl/>
          <w:lang w:bidi="he-IL"/>
        </w:rPr>
        <w:t>עכשיו נכפיל ב־</w:t>
      </w:r>
      <w:r w:rsidRPr="00623BEE">
        <w:rPr>
          <w:rFonts w:eastAsiaTheme="minorEastAsia"/>
          <w:i/>
          <w:sz w:val="28"/>
          <w:szCs w:val="28"/>
          <w:lang w:bidi="he-IL"/>
        </w:rPr>
        <w:t>cos(θ1</w:t>
      </w:r>
      <w:r w:rsidRPr="00623BEE">
        <w:rPr>
          <w:rFonts w:ascii="Arial" w:eastAsiaTheme="minorEastAsia" w:hAnsi="Arial" w:cs="Arial"/>
          <w:i/>
          <w:sz w:val="28"/>
          <w:szCs w:val="28"/>
          <w:lang w:bidi="he-IL"/>
        </w:rPr>
        <w:t>​</w:t>
      </w:r>
      <w:r w:rsidRPr="00623BEE">
        <w:rPr>
          <w:rFonts w:eastAsiaTheme="minorEastAsia"/>
          <w:i/>
          <w:sz w:val="28"/>
          <w:szCs w:val="28"/>
          <w:lang w:bidi="he-IL"/>
        </w:rPr>
        <w:t>−θ2</w:t>
      </w:r>
      <w:r w:rsidRPr="00623BEE">
        <w:rPr>
          <w:rFonts w:ascii="Arial" w:eastAsiaTheme="minorEastAsia" w:hAnsi="Arial" w:cs="Arial"/>
          <w:i/>
          <w:sz w:val="28"/>
          <w:szCs w:val="28"/>
          <w:lang w:bidi="he-IL"/>
        </w:rPr>
        <w:t>​</w:t>
      </w:r>
      <w:r w:rsidRPr="00623BEE">
        <w:rPr>
          <w:rFonts w:eastAsiaTheme="minorEastAsia"/>
          <w:i/>
          <w:sz w:val="28"/>
          <w:szCs w:val="28"/>
          <w:lang w:bidi="he-IL"/>
        </w:rPr>
        <w:t xml:space="preserve">) </w:t>
      </w:r>
      <w:r w:rsidRPr="00623BEE">
        <w:rPr>
          <w:rFonts w:eastAsiaTheme="minorEastAsia"/>
          <w:i/>
          <w:sz w:val="28"/>
          <w:szCs w:val="28"/>
          <w:rtl/>
          <w:lang w:bidi="he-IL"/>
        </w:rPr>
        <w:t>ונפתח את רוב הסוגריים</w:t>
      </w:r>
      <w:r w:rsidRPr="00623BEE">
        <w:rPr>
          <w:rFonts w:eastAsiaTheme="minorEastAsia"/>
          <w:i/>
          <w:sz w:val="28"/>
          <w:szCs w:val="28"/>
          <w:lang w:bidi="he-IL"/>
        </w:rPr>
        <w:t>:</w:t>
      </w:r>
      <w:r w:rsidRPr="00623BEE">
        <w:rPr>
          <w:rFonts w:eastAsiaTheme="minorEastAsia"/>
          <w:i/>
          <w:sz w:val="20"/>
          <w:szCs w:val="20"/>
          <w:lang w:bidi="he-IL"/>
        </w:rPr>
        <w:br/>
      </w:r>
      <m:oMathPara>
        <m:oMath>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oMath>
      </m:oMathPara>
    </w:p>
    <w:p w14:paraId="18B7005C"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oMath>
      </m:oMathPara>
    </w:p>
    <w:p w14:paraId="3F958CB5"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d>
            <m:dPr>
              <m:ctrlPr>
                <w:rPr>
                  <w:rFonts w:ascii="Cambria Math" w:eastAsiaTheme="minorEastAsia" w:hAnsi="Cambria Math"/>
                  <w:i/>
                  <w:sz w:val="20"/>
                  <w:szCs w:val="20"/>
                  <w:lang w:bidi="he-IL"/>
                </w:rPr>
              </m:ctrlPr>
            </m:d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oMath>
      </m:oMathPara>
    </w:p>
    <w:p w14:paraId="6743D9F0" w14:textId="77777777" w:rsidR="005C2455" w:rsidRPr="00EB68A1" w:rsidRDefault="005C2455" w:rsidP="005C2455">
      <w:pPr>
        <w:bidi/>
        <w:rPr>
          <w:rFonts w:eastAsiaTheme="minorEastAsia"/>
          <w:i/>
          <w:sz w:val="16"/>
          <w:szCs w:val="16"/>
          <w:lang w:bidi="he-IL"/>
        </w:rPr>
      </w:pPr>
      <w:r w:rsidRPr="00623BEE">
        <w:rPr>
          <w:rFonts w:eastAsiaTheme="minorEastAsia"/>
          <w:i/>
          <w:sz w:val="28"/>
          <w:szCs w:val="28"/>
          <w:rtl/>
          <w:lang w:bidi="he-IL"/>
        </w:rPr>
        <w:t>עכשיו נפשט כל חלק במשוואה, נתחיל עם זה</w:t>
      </w:r>
      <w:r w:rsidRPr="00623BEE">
        <w:rPr>
          <w:rFonts w:eastAsiaTheme="minorEastAsia"/>
          <w:i/>
          <w:sz w:val="28"/>
          <w:szCs w:val="28"/>
          <w:lang w:bidi="he-IL"/>
        </w:rPr>
        <w:t>:</w:t>
      </w:r>
    </w:p>
    <w:p w14:paraId="310CB264" w14:textId="77777777" w:rsidR="005C2455" w:rsidRPr="00623BEE" w:rsidRDefault="00000000" w:rsidP="005C2455">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oMath>
      </m:oMathPara>
    </w:p>
    <w:p w14:paraId="4F2476E0"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(2cos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)- 1)+2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2cos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oMath>
      </m:oMathPara>
    </w:p>
    <w:p w14:paraId="44F15354" w14:textId="77777777" w:rsidR="005C2455" w:rsidRPr="00302E08" w:rsidRDefault="00000000" w:rsidP="005C2455">
      <w:pPr>
        <w:bidi/>
        <w:rPr>
          <w:rFonts w:eastAsiaTheme="minorEastAsia"/>
          <w:i/>
          <w:sz w:val="16"/>
          <w:szCs w:val="16"/>
          <w:lang w:bidi="he-IL"/>
        </w:rPr>
      </w:pPr>
      <m:oMathPara>
        <m:oMath>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oMath>
      </m:oMathPara>
    </w:p>
    <w:p w14:paraId="7916A331" w14:textId="77777777" w:rsidR="005C2455" w:rsidRPr="00623BEE" w:rsidRDefault="005C2455" w:rsidP="005C2455">
      <w:pPr>
        <w:bidi/>
        <w:rPr>
          <w:rFonts w:eastAsiaTheme="minorEastAsia"/>
          <w:i/>
          <w:sz w:val="48"/>
          <w:szCs w:val="48"/>
          <w:lang w:bidi="he-IL"/>
        </w:rPr>
      </w:pPr>
      <w:r w:rsidRPr="00623BEE">
        <w:rPr>
          <w:rFonts w:eastAsiaTheme="minorEastAsia"/>
          <w:i/>
          <w:sz w:val="28"/>
          <w:szCs w:val="28"/>
          <w:rtl/>
          <w:lang w:bidi="he-IL"/>
        </w:rPr>
        <w:t>עכשיו נפשט את החלק שכולל את</w:t>
      </w:r>
      <w:r w:rsidRPr="00623BEE">
        <w:rPr>
          <w:rFonts w:eastAsiaTheme="minorEastAsia"/>
          <w:i/>
          <w:sz w:val="28"/>
          <w:szCs w:val="28"/>
          <w:rtl/>
        </w:rPr>
        <w:t xml:space="preserve"> </w:t>
      </w:r>
      <w:r w:rsidRPr="00623BEE">
        <w:rPr>
          <w:rFonts w:eastAsiaTheme="minorEastAsia"/>
          <w:i/>
          <w:sz w:val="28"/>
          <w:szCs w:val="28"/>
          <w:lang w:bidi="he-IL"/>
        </w:rPr>
        <w:t>g</w:t>
      </w:r>
    </w:p>
    <w:p w14:paraId="747F7B4B"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oMath>
      </m:oMathPara>
    </w:p>
    <w:p w14:paraId="59A9ED0C" w14:textId="77777777" w:rsidR="005C2455" w:rsidRPr="00634B98" w:rsidRDefault="005C2455" w:rsidP="005C2455">
      <w:pPr>
        <w:bidi/>
        <w:rPr>
          <w:rFonts w:eastAsiaTheme="minorEastAsia"/>
          <w:i/>
          <w:sz w:val="28"/>
          <w:szCs w:val="28"/>
          <w:lang w:bidi="he-IL"/>
        </w:rPr>
      </w:pPr>
      <w:r w:rsidRPr="00623BEE">
        <w:rPr>
          <w:rFonts w:eastAsiaTheme="minorEastAsia"/>
          <w:i/>
          <w:sz w:val="28"/>
          <w:szCs w:val="28"/>
          <w:rtl/>
          <w:lang w:bidi="he-IL"/>
        </w:rPr>
        <w:t>אנחנו משתמשים בזהות שהשתמשנו בה קודם עבור הקוסינוס</w:t>
      </w:r>
      <w:r w:rsidRPr="00623BEE">
        <w:rPr>
          <w:rFonts w:eastAsiaTheme="minorEastAsia"/>
          <w:i/>
          <w:sz w:val="28"/>
          <w:szCs w:val="28"/>
          <w:lang w:bidi="he-IL"/>
        </w:rPr>
        <w:t>:</w:t>
      </w:r>
    </w:p>
    <w:p w14:paraId="66F7C87D" w14:textId="77777777" w:rsidR="005C2455" w:rsidRPr="00302E08" w:rsidRDefault="005C2455" w:rsidP="005C2455">
      <w:pPr>
        <w:bidi/>
        <w:rPr>
          <w:rFonts w:eastAsiaTheme="minorEastAsia"/>
          <w:i/>
          <w:sz w:val="16"/>
          <w:szCs w:val="16"/>
          <w:lang w:bidi="he-IL"/>
        </w:rPr>
      </w:pPr>
      <m:oMathPara>
        <m:oMath>
          <m:r>
            <w:rPr>
              <w:rFonts w:ascii="Cambria Math" w:eastAsiaTheme="minorEastAsia" w:hAnsi="Cambria Math"/>
              <w:sz w:val="20"/>
              <w:szCs w:val="20"/>
              <w:lang w:bidi="he-IL"/>
            </w:rPr>
            <w:lastRenderedPageBreak/>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 xml:space="preserve"> </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(1-2</m:t>
              </m:r>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 xml:space="preserve">  </m:t>
          </m:r>
        </m:oMath>
      </m:oMathPara>
    </w:p>
    <w:p w14:paraId="4AD3492A" w14:textId="77777777" w:rsidR="005C2455" w:rsidRPr="00623BEE" w:rsidRDefault="005C2455" w:rsidP="005C2455">
      <w:pPr>
        <w:bidi/>
        <w:rPr>
          <w:rFonts w:eastAsiaTheme="minorEastAsia"/>
          <w:i/>
          <w:sz w:val="20"/>
          <w:szCs w:val="20"/>
          <w:lang w:bidi="he-IL"/>
        </w:rPr>
      </w:pPr>
      <w:r w:rsidRPr="00623BEE">
        <w:rPr>
          <w:rFonts w:eastAsiaTheme="minorEastAsia"/>
          <w:i/>
          <w:sz w:val="28"/>
          <w:szCs w:val="28"/>
          <w:rtl/>
          <w:lang w:bidi="he-IL"/>
        </w:rPr>
        <w:t>ועכשיו נפתח את הסוגריים ונסדר את האיברים שכוללים את</w:t>
      </w:r>
      <w:r w:rsidRPr="00623BEE">
        <w:rPr>
          <w:rFonts w:eastAsiaTheme="minorEastAsia"/>
          <w:i/>
          <w:sz w:val="28"/>
          <w:szCs w:val="28"/>
          <w:rtl/>
        </w:rPr>
        <w:t xml:space="preserve"> </w:t>
      </w:r>
      <w:r w:rsidRPr="00623BEE">
        <w:rPr>
          <w:rFonts w:eastAsiaTheme="minorEastAsia"/>
          <w:i/>
          <w:sz w:val="28"/>
          <w:szCs w:val="28"/>
          <w:lang w:bidi="he-IL"/>
        </w:rPr>
        <w:t>M1</w:t>
      </w:r>
      <w:r w:rsidRPr="00623BEE">
        <w:rPr>
          <w:rFonts w:ascii="Arial" w:eastAsiaTheme="minorEastAsia" w:hAnsi="Arial" w:cs="Arial"/>
          <w:i/>
          <w:sz w:val="28"/>
          <w:szCs w:val="28"/>
          <w:lang w:bidi="he-IL"/>
        </w:rPr>
        <w:t>​</w:t>
      </w:r>
      <w:r w:rsidRPr="00623BEE">
        <w:rPr>
          <w:rFonts w:eastAsiaTheme="minorEastAsia"/>
          <w:i/>
          <w:sz w:val="28"/>
          <w:szCs w:val="28"/>
          <w:lang w:bidi="he-IL"/>
        </w:rPr>
        <w:t xml:space="preserve"> </w:t>
      </w:r>
      <w:r w:rsidRPr="00623BEE">
        <w:rPr>
          <w:rFonts w:eastAsiaTheme="minorEastAsia"/>
          <w:i/>
          <w:sz w:val="28"/>
          <w:szCs w:val="28"/>
          <w:rtl/>
          <w:lang w:bidi="he-IL"/>
        </w:rPr>
        <w:t>ו־</w:t>
      </w:r>
      <w:r w:rsidRPr="00623BEE">
        <w:rPr>
          <w:rFonts w:eastAsiaTheme="minorEastAsia"/>
          <w:i/>
          <w:sz w:val="28"/>
          <w:szCs w:val="28"/>
          <w:lang w:bidi="he-IL"/>
        </w:rPr>
        <w:t>M</w:t>
      </w:r>
      <w:r>
        <w:rPr>
          <w:rFonts w:eastAsiaTheme="minorEastAsia"/>
          <w:i/>
          <w:sz w:val="28"/>
          <w:szCs w:val="28"/>
          <w:lang w:bidi="he-IL"/>
        </w:rPr>
        <w:t>2</w:t>
      </w:r>
      <w:r w:rsidRPr="00623BEE">
        <w:rPr>
          <w:rFonts w:eastAsiaTheme="minorEastAsia"/>
          <w:i/>
          <w:sz w:val="28"/>
          <w:szCs w:val="28"/>
          <w:lang w:bidi="he-IL"/>
        </w:rPr>
        <w:br/>
      </w:r>
    </w:p>
    <w:p w14:paraId="26AA9D5C"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 xml:space="preserve">+ </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1</m:t>
              </m:r>
            </m:sub>
          </m:sSub>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-2</m:t>
              </m:r>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m:t>
              </m:r>
            </m:e>
          </m:func>
        </m:oMath>
      </m:oMathPara>
    </w:p>
    <w:p w14:paraId="7A63A8BC"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t>עכשיו נפשט את החלק של</w:t>
      </w:r>
      <w:r>
        <w:rPr>
          <w:rFonts w:eastAsiaTheme="minorEastAsia"/>
          <w:i/>
          <w:sz w:val="28"/>
          <w:szCs w:val="28"/>
          <w:lang w:bidi="he-IL"/>
        </w:rPr>
        <w:t xml:space="preserve">M2 </w:t>
      </w:r>
      <w:r w:rsidRPr="00623BEE">
        <w:rPr>
          <w:rFonts w:eastAsiaTheme="minorEastAsia"/>
          <w:i/>
          <w:sz w:val="28"/>
          <w:szCs w:val="28"/>
          <w:rtl/>
        </w:rPr>
        <w:t xml:space="preserve"> </w:t>
      </w:r>
      <w:r w:rsidRPr="00623BEE">
        <w:rPr>
          <w:rFonts w:ascii="Arial" w:eastAsiaTheme="minorEastAsia" w:hAnsi="Arial" w:cs="Arial"/>
          <w:i/>
          <w:sz w:val="28"/>
          <w:szCs w:val="28"/>
          <w:lang w:bidi="he-IL"/>
        </w:rPr>
        <w:t>​</w:t>
      </w:r>
      <w:r w:rsidRPr="00623BEE">
        <w:rPr>
          <w:rFonts w:eastAsiaTheme="minorEastAsia"/>
          <w:i/>
          <w:sz w:val="28"/>
          <w:szCs w:val="28"/>
          <w:lang w:bidi="he-IL"/>
        </w:rPr>
        <w:t xml:space="preserve"> </w:t>
      </w:r>
      <w:r w:rsidRPr="00623BEE">
        <w:rPr>
          <w:rFonts w:eastAsiaTheme="minorEastAsia"/>
          <w:i/>
          <w:sz w:val="28"/>
          <w:szCs w:val="28"/>
          <w:rtl/>
          <w:lang w:bidi="he-IL"/>
        </w:rPr>
        <w:t>ונשתמש ב</w:t>
      </w:r>
      <w:r w:rsidRPr="00623BEE">
        <w:rPr>
          <w:rFonts w:eastAsiaTheme="minorEastAsia"/>
          <w:i/>
          <w:sz w:val="28"/>
          <w:szCs w:val="28"/>
          <w:lang w:bidi="he-IL"/>
        </w:rPr>
        <w:t>:</w:t>
      </w:r>
      <w:r w:rsidRPr="00623BEE">
        <w:rPr>
          <w:rFonts w:eastAsiaTheme="minorEastAsia"/>
          <w:i/>
          <w:sz w:val="28"/>
          <w:szCs w:val="28"/>
          <w:lang w:bidi="he-IL"/>
        </w:rPr>
        <w:br/>
      </w:r>
    </w:p>
    <w:p w14:paraId="5C4D3E17"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2sin</m:t>
              </m:r>
            </m:fName>
            <m:e>
              <m:d>
                <m:dPr>
                  <m:ctrlPr>
                    <w:rPr>
                      <w:rFonts w:ascii="Cambria Math" w:eastAsiaTheme="minorEastAsia" w:hAnsi="Cambria Math"/>
                      <w:i/>
                      <w:sz w:val="20"/>
                      <w:szCs w:val="20"/>
                      <w:lang w:bidi="he-IL"/>
                    </w:rPr>
                  </m:ctrlPr>
                </m:dPr>
                <m:e>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a+b</m:t>
                      </m:r>
                    </m:num>
                    <m:den>
                      <m:r>
                        <w:rPr>
                          <w:rFonts w:ascii="Cambria Math" w:eastAsiaTheme="minorEastAsia" w:hAnsi="Cambria Math"/>
                          <w:sz w:val="20"/>
                          <w:szCs w:val="20"/>
                          <w:lang w:bidi="he-IL"/>
                        </w:rPr>
                        <m:t>2</m:t>
                      </m:r>
                    </m:den>
                  </m:f>
                </m:e>
              </m:d>
            </m:e>
          </m:fun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a-b</m:t>
                  </m:r>
                </m:num>
                <m:den>
                  <m:r>
                    <w:rPr>
                      <w:rFonts w:ascii="Cambria Math" w:eastAsiaTheme="minorEastAsia" w:hAnsi="Cambria Math"/>
                      <w:sz w:val="20"/>
                      <w:szCs w:val="20"/>
                      <w:lang w:bidi="he-IL"/>
                    </w:rPr>
                    <m:t>2</m:t>
                  </m:r>
                </m:den>
              </m:f>
              <m:r>
                <w:rPr>
                  <w:rFonts w:ascii="Cambria Math" w:eastAsiaTheme="minorEastAsia" w:hAnsi="Cambria Math"/>
                  <w:sz w:val="20"/>
                  <w:szCs w:val="20"/>
                  <w:lang w:bidi="he-IL"/>
                </w:rPr>
                <m:t>)</m:t>
              </m:r>
            </m:e>
          </m:func>
          <m:r>
            <m:rPr>
              <m:sty m:val="p"/>
            </m:rPr>
            <w:rPr>
              <w:rFonts w:ascii="Cambria Math" w:eastAsiaTheme="minorEastAsia" w:hAnsi="Cambria Math"/>
              <w:sz w:val="20"/>
              <w:szCs w:val="20"/>
              <w:lang w:bidi="he-IL"/>
            </w:rPr>
            <m:t>⁡</m:t>
          </m:r>
        </m:oMath>
      </m:oMathPara>
    </w:p>
    <w:p w14:paraId="1A53D3B2"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e>
          </m:func>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oMath>
      </m:oMathPara>
    </w:p>
    <w:p w14:paraId="1CED1740"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-2</m:t>
          </m:r>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sin⁡</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4EA1C5F2" w14:textId="77777777" w:rsidR="005C2455" w:rsidRPr="00302E08" w:rsidRDefault="005C2455" w:rsidP="005C2455">
      <w:pPr>
        <w:bidi/>
        <w:rPr>
          <w:rFonts w:eastAsiaTheme="minorEastAsia"/>
          <w:i/>
          <w:sz w:val="16"/>
          <w:szCs w:val="16"/>
          <w:lang w:bidi="he-IL"/>
        </w:rPr>
      </w:pPr>
      <w:r w:rsidRPr="00623BEE">
        <w:rPr>
          <w:rFonts w:eastAsiaTheme="minorEastAsia"/>
          <w:i/>
          <w:sz w:val="28"/>
          <w:szCs w:val="28"/>
          <w:rtl/>
          <w:lang w:bidi="he-IL"/>
        </w:rPr>
        <w:t>עכשיו נשתמש ב־</w:t>
      </w:r>
      <w:r w:rsidRPr="00623BEE">
        <w:rPr>
          <w:rFonts w:eastAsiaTheme="minorEastAsia"/>
          <w:i/>
          <w:sz w:val="28"/>
          <w:szCs w:val="28"/>
          <w:lang w:bidi="he-IL"/>
        </w:rPr>
        <w:t>:</w:t>
      </w:r>
      <w:r w:rsidRPr="00623BEE">
        <w:rPr>
          <w:rFonts w:eastAsiaTheme="minorEastAsia"/>
          <w:i/>
          <w:sz w:val="28"/>
          <w:szCs w:val="28"/>
          <w:lang w:bidi="he-IL"/>
        </w:rPr>
        <w:br/>
      </w:r>
      <m:oMathPara>
        <m:oMath>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cos⁡</m:t>
          </m:r>
          <m:r>
            <w:rPr>
              <w:rFonts w:ascii="Cambria Math" w:eastAsiaTheme="minorEastAsia" w:hAnsi="Cambria Math"/>
              <w:sz w:val="20"/>
              <w:szCs w:val="20"/>
              <w:lang w:bidi="he-IL"/>
            </w:rPr>
            <m:t>(a+b)</m:t>
          </m:r>
        </m:oMath>
      </m:oMathPara>
    </w:p>
    <w:p w14:paraId="2F33AAA2" w14:textId="77777777" w:rsidR="005C2455" w:rsidRPr="00623BEE" w:rsidRDefault="005C2455" w:rsidP="005C2455">
      <w:pPr>
        <w:bidi/>
        <w:rPr>
          <w:rFonts w:eastAsiaTheme="minorEastAsia"/>
          <w:i/>
          <w:sz w:val="20"/>
          <w:szCs w:val="20"/>
          <w:lang w:bidi="he-IL"/>
        </w:rPr>
      </w:pPr>
      <w:r w:rsidRPr="00623BEE">
        <w:rPr>
          <w:rFonts w:eastAsiaTheme="minorEastAsia"/>
          <w:i/>
          <w:sz w:val="28"/>
          <w:szCs w:val="28"/>
          <w:rtl/>
          <w:lang w:bidi="he-IL"/>
        </w:rPr>
        <w:t>אז נקבל</w:t>
      </w:r>
      <w:r w:rsidRPr="00623BEE">
        <w:rPr>
          <w:rFonts w:eastAsiaTheme="minorEastAsia"/>
          <w:i/>
          <w:sz w:val="28"/>
          <w:szCs w:val="28"/>
          <w:lang w:bidi="he-IL"/>
        </w:rPr>
        <w:t>:</w:t>
      </w:r>
      <w:r w:rsidRPr="00623BEE">
        <w:rPr>
          <w:rFonts w:eastAsiaTheme="minorEastAsia"/>
          <w:i/>
          <w:sz w:val="28"/>
          <w:szCs w:val="28"/>
          <w:lang w:bidi="he-IL"/>
        </w:rPr>
        <w:br/>
      </w:r>
    </w:p>
    <w:p w14:paraId="6C25DAE5"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cos⁡</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oMath>
      </m:oMathPara>
    </w:p>
    <w:p w14:paraId="034B7F6D" w14:textId="77777777" w:rsidR="005C2455" w:rsidRPr="00623BEE" w:rsidRDefault="005C2455" w:rsidP="005C2455">
      <w:pPr>
        <w:bidi/>
        <w:rPr>
          <w:rFonts w:eastAsiaTheme="minorEastAsia"/>
          <w:i/>
          <w:sz w:val="20"/>
          <w:szCs w:val="20"/>
          <w:lang w:bidi="he-IL"/>
        </w:rPr>
      </w:pPr>
      <w:r w:rsidRPr="00623BEE">
        <w:rPr>
          <w:rFonts w:eastAsiaTheme="minorEastAsia"/>
          <w:i/>
          <w:sz w:val="28"/>
          <w:szCs w:val="28"/>
          <w:rtl/>
          <w:lang w:bidi="he-IL"/>
        </w:rPr>
        <w:t>עכשיו עבור החלק של</w:t>
      </w:r>
      <w:r w:rsidRPr="00623BEE">
        <w:rPr>
          <w:rFonts w:eastAsiaTheme="minorEastAsia"/>
          <w:i/>
          <w:sz w:val="28"/>
          <w:szCs w:val="28"/>
          <w:rtl/>
        </w:rPr>
        <w:t xml:space="preserve"> </w:t>
      </w:r>
      <w:r w:rsidRPr="00623BEE">
        <w:rPr>
          <w:rFonts w:eastAsiaTheme="minorEastAsia"/>
          <w:i/>
          <w:sz w:val="28"/>
          <w:szCs w:val="28"/>
          <w:lang w:bidi="he-IL"/>
        </w:rPr>
        <w:t>M1</w:t>
      </w:r>
      <w:r w:rsidRPr="00623BEE">
        <w:rPr>
          <w:rFonts w:ascii="Arial" w:eastAsiaTheme="minorEastAsia" w:hAnsi="Arial" w:cs="Arial"/>
          <w:i/>
          <w:sz w:val="28"/>
          <w:szCs w:val="28"/>
          <w:lang w:bidi="he-IL"/>
        </w:rPr>
        <w:t>​</w:t>
      </w:r>
      <w:r w:rsidRPr="00623BEE">
        <w:rPr>
          <w:rFonts w:eastAsiaTheme="minorEastAsia"/>
          <w:i/>
          <w:sz w:val="28"/>
          <w:szCs w:val="28"/>
          <w:lang w:bidi="he-IL"/>
        </w:rPr>
        <w:t xml:space="preserve"> </w:t>
      </w:r>
      <w:r w:rsidRPr="00623BEE">
        <w:rPr>
          <w:rFonts w:eastAsiaTheme="minorEastAsia"/>
          <w:i/>
          <w:sz w:val="28"/>
          <w:szCs w:val="28"/>
          <w:rtl/>
          <w:lang w:bidi="he-IL"/>
        </w:rPr>
        <w:t>נשתמש ב</w:t>
      </w:r>
      <w:r w:rsidRPr="00623BEE">
        <w:rPr>
          <w:rFonts w:eastAsiaTheme="minorEastAsia"/>
          <w:i/>
          <w:sz w:val="28"/>
          <w:szCs w:val="28"/>
          <w:lang w:bidi="he-IL"/>
        </w:rPr>
        <w:t>:</w:t>
      </w:r>
      <w:r w:rsidRPr="00623BEE">
        <w:rPr>
          <w:rFonts w:eastAsiaTheme="minorEastAsia"/>
          <w:i/>
          <w:sz w:val="28"/>
          <w:szCs w:val="28"/>
          <w:lang w:bidi="he-IL"/>
        </w:rPr>
        <w:br/>
      </w:r>
    </w:p>
    <w:p w14:paraId="0264325F"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sin⁡</m:t>
          </m:r>
          <m:r>
            <w:rPr>
              <w:rFonts w:ascii="Cambria Math" w:eastAsiaTheme="minorEastAsia" w:hAnsi="Cambria Math"/>
              <w:sz w:val="20"/>
              <w:szCs w:val="20"/>
              <w:lang w:bidi="he-IL"/>
            </w:rPr>
            <m:t>(a-b)</m:t>
          </m:r>
        </m:oMath>
      </m:oMathPara>
    </w:p>
    <w:p w14:paraId="58ED1BB6" w14:textId="77777777" w:rsidR="005C2455" w:rsidRPr="00623BEE" w:rsidRDefault="005C2455" w:rsidP="005C2455">
      <w:pPr>
        <w:bidi/>
        <w:rPr>
          <w:rFonts w:eastAsiaTheme="minorEastAsia"/>
          <w:i/>
          <w:sz w:val="20"/>
          <w:szCs w:val="20"/>
          <w:lang w:bidi="he-IL"/>
        </w:rPr>
      </w:pPr>
    </w:p>
    <w:p w14:paraId="1B4D049C"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sin⁡</m:t>
          </m:r>
          <m:r>
            <w:rPr>
              <w:rFonts w:ascii="Cambria Math" w:eastAsiaTheme="minorEastAsia" w:hAnsi="Cambria Math"/>
              <w:sz w:val="20"/>
              <w:szCs w:val="20"/>
              <w:lang w:bidi="he-IL"/>
            </w:rPr>
            <m:t>(a-b)=</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oMath>
      </m:oMathPara>
    </w:p>
    <w:p w14:paraId="74B68B4B" w14:textId="77777777" w:rsidR="005C2455" w:rsidRPr="00623BEE" w:rsidRDefault="005C2455" w:rsidP="005C2455">
      <w:pPr>
        <w:bidi/>
        <w:rPr>
          <w:rFonts w:eastAsiaTheme="minorEastAsia"/>
          <w:i/>
          <w:sz w:val="20"/>
          <w:szCs w:val="20"/>
          <w:lang w:bidi="he-IL"/>
        </w:rPr>
      </w:pPr>
    </w:p>
    <w:p w14:paraId="1A0AA60C"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 xml:space="preserve">sin </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2590E01F"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t>כלומר, המשוואה היא</w:t>
      </w:r>
      <w:r w:rsidRPr="00623BEE">
        <w:rPr>
          <w:rFonts w:eastAsiaTheme="minorEastAsia"/>
          <w:i/>
          <w:sz w:val="28"/>
          <w:szCs w:val="28"/>
          <w:lang w:bidi="he-IL"/>
        </w:rPr>
        <w:t>:</w:t>
      </w:r>
      <w:r w:rsidRPr="00623BEE">
        <w:rPr>
          <w:rFonts w:eastAsiaTheme="minorEastAsia"/>
          <w:i/>
          <w:sz w:val="28"/>
          <w:szCs w:val="28"/>
          <w:lang w:bidi="he-IL"/>
        </w:rPr>
        <w:br/>
      </w:r>
    </w:p>
    <w:p w14:paraId="41F2BCDC"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=2sin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oMath>
      </m:oMathPara>
    </w:p>
    <w:p w14:paraId="18441539" w14:textId="77777777" w:rsidR="005C2455" w:rsidRPr="00623BEE" w:rsidRDefault="005C2455" w:rsidP="005C2455">
      <w:pPr>
        <w:bidi/>
        <w:rPr>
          <w:rFonts w:eastAsiaTheme="minorEastAsia"/>
          <w:i/>
          <w:sz w:val="28"/>
          <w:szCs w:val="28"/>
          <w:lang w:bidi="he-IL"/>
        </w:rPr>
      </w:pPr>
      <w:r w:rsidRPr="00623BEE">
        <w:rPr>
          <w:rFonts w:eastAsiaTheme="minorEastAsia"/>
          <w:i/>
          <w:sz w:val="28"/>
          <w:szCs w:val="28"/>
          <w:rtl/>
          <w:lang w:bidi="he-IL"/>
        </w:rPr>
        <w:lastRenderedPageBreak/>
        <w:t>אז המשוואה המלאה עבור תטא 2 נגזרת שנייה היא</w:t>
      </w:r>
      <w:r w:rsidRPr="00623BEE">
        <w:rPr>
          <w:rFonts w:eastAsiaTheme="minorEastAsia"/>
          <w:i/>
          <w:sz w:val="28"/>
          <w:szCs w:val="28"/>
          <w:lang w:bidi="he-IL"/>
        </w:rPr>
        <w:t>:</w:t>
      </w:r>
      <w:r w:rsidRPr="00623BEE">
        <w:rPr>
          <w:rFonts w:eastAsiaTheme="minorEastAsia"/>
          <w:i/>
          <w:sz w:val="28"/>
          <w:szCs w:val="28"/>
          <w:lang w:bidi="he-IL"/>
        </w:rPr>
        <w:br/>
      </w:r>
    </w:p>
    <w:p w14:paraId="06EEE242" w14:textId="77777777" w:rsidR="005C2455" w:rsidRPr="00634B98" w:rsidRDefault="00000000" w:rsidP="005C2455">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m:oMathPara>
    </w:p>
    <w:p w14:paraId="156ABA72" w14:textId="77777777" w:rsidR="005C2455" w:rsidRDefault="005C2455" w:rsidP="005C2455">
      <w:pPr>
        <w:bidi/>
        <w:rPr>
          <w:rFonts w:eastAsiaTheme="minorEastAsia"/>
          <w:i/>
          <w:sz w:val="20"/>
          <w:szCs w:val="20"/>
          <w:lang w:bidi="he-IL"/>
        </w:rPr>
      </w:pPr>
      <w:r w:rsidRPr="00623BEE">
        <w:rPr>
          <w:rFonts w:eastAsiaTheme="minorEastAsia"/>
          <w:i/>
          <w:sz w:val="28"/>
          <w:szCs w:val="28"/>
          <w:rtl/>
          <w:lang w:bidi="he-IL"/>
        </w:rPr>
        <w:t>שמתפשטת ל־</w:t>
      </w:r>
      <w:r w:rsidRPr="00623BEE">
        <w:rPr>
          <w:rFonts w:eastAsiaTheme="minorEastAsia"/>
          <w:i/>
          <w:sz w:val="20"/>
          <w:szCs w:val="20"/>
          <w:lang w:bidi="he-IL"/>
        </w:rPr>
        <w:t>:</w:t>
      </w:r>
      <w:r>
        <w:rPr>
          <w:rFonts w:eastAsiaTheme="minorEastAsia"/>
          <w:i/>
          <w:sz w:val="20"/>
          <w:szCs w:val="20"/>
          <w:lang w:bidi="he-IL"/>
        </w:rPr>
        <w:br/>
      </w:r>
    </w:p>
    <w:commentRangeStart w:id="13"/>
    <w:p w14:paraId="3A7F714B" w14:textId="71BC624E" w:rsidR="005C2455" w:rsidRPr="00634B98" w:rsidRDefault="00000000" w:rsidP="005C2455">
      <w:pPr>
        <w:bidi/>
        <w:rPr>
          <w:rFonts w:eastAsiaTheme="minorEastAsia"/>
          <w:i/>
          <w:sz w:val="20"/>
          <w:szCs w:val="20"/>
          <w:lang w:bidi="he-IL"/>
        </w:rPr>
      </w:pPr>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w:commentRangeEnd w:id="13"/>
      <w:r w:rsidRPr="00634B98">
        <w:rPr>
          <w:rStyle w:val="CommentReference"/>
          <w:rFonts w:eastAsiaTheme="minorEastAsia"/>
          <w:i/>
          <w:sz w:val="20"/>
          <w:szCs w:val="20"/>
          <w:lang w:bidi="he-IL"/>
        </w:rPr>
        <w:commentReference w:id="13"/>
      </w:r>
    </w:p>
    <w:p w14:paraId="1A3610B4" w14:textId="462A27D5" w:rsidR="005C2455" w:rsidRDefault="005C2455" w:rsidP="005C2455">
      <w:pPr>
        <w:rPr>
          <w:sz w:val="28"/>
          <w:szCs w:val="28"/>
          <w:rtl/>
          <w:lang w:bidi="he-IL"/>
        </w:rPr>
      </w:pPr>
      <w:r>
        <w:rPr>
          <w:rFonts w:eastAsiaTheme="minorEastAsia"/>
          <w:i/>
          <w:sz w:val="20"/>
          <w:szCs w:val="20"/>
          <w:lang w:bidi="he-IL"/>
        </w:rPr>
        <w:br/>
      </w:r>
    </w:p>
    <w:p w14:paraId="6EB6ECD1" w14:textId="77777777" w:rsidR="005C2455" w:rsidRPr="005C2455" w:rsidRDefault="005C2455" w:rsidP="005C2455">
      <w:pPr>
        <w:bidi/>
        <w:rPr>
          <w:sz w:val="28"/>
          <w:szCs w:val="28"/>
          <w:lang w:bidi="he-IL"/>
        </w:rPr>
      </w:pPr>
    </w:p>
    <w:sectPr w:rsidR="005C2455" w:rsidRPr="005C24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y Raz" w:date="2025-07-07T14:11:00Z" w:initials="GR">
    <w:p w14:paraId="44DD57EC" w14:textId="77777777" w:rsidR="00F93789" w:rsidRDefault="00F93789" w:rsidP="00F93789">
      <w:pPr>
        <w:pStyle w:val="CommentText"/>
        <w:bidi/>
        <w:jc w:val="right"/>
      </w:pPr>
      <w:r>
        <w:rPr>
          <w:rStyle w:val="CommentReference"/>
        </w:rPr>
        <w:annotationRef/>
      </w:r>
      <w:r>
        <w:rPr>
          <w:rFonts w:hint="cs"/>
          <w:rtl/>
          <w:lang w:bidi="he-IL"/>
        </w:rPr>
        <w:t>פאדי</w:t>
      </w:r>
      <w:r>
        <w:rPr>
          <w:rtl/>
          <w:lang w:bidi="he-IL"/>
        </w:rPr>
        <w:t xml:space="preserve"> </w:t>
      </w:r>
      <w:r>
        <w:rPr>
          <w:rFonts w:hint="cs"/>
          <w:rtl/>
          <w:lang w:bidi="he-IL"/>
        </w:rPr>
        <w:t>ונאנא</w:t>
      </w:r>
      <w:r>
        <w:rPr>
          <w:rtl/>
          <w:lang w:bidi="he-IL"/>
        </w:rPr>
        <w:t>,</w:t>
      </w:r>
    </w:p>
    <w:p w14:paraId="7A82C070" w14:textId="77777777" w:rsidR="00F93789" w:rsidRDefault="00F93789" w:rsidP="00F93789">
      <w:pPr>
        <w:pStyle w:val="CommentText"/>
        <w:bidi/>
        <w:jc w:val="right"/>
      </w:pPr>
      <w:r>
        <w:rPr>
          <w:rFonts w:hint="cs"/>
          <w:rtl/>
          <w:lang w:bidi="he-IL"/>
        </w:rPr>
        <w:t>עבודה</w:t>
      </w:r>
      <w:r>
        <w:rPr>
          <w:rtl/>
          <w:lang w:bidi="he-IL"/>
        </w:rPr>
        <w:t xml:space="preserve"> </w:t>
      </w:r>
      <w:r>
        <w:rPr>
          <w:rFonts w:hint="cs"/>
          <w:rtl/>
          <w:lang w:bidi="he-IL"/>
        </w:rPr>
        <w:t>יפה</w:t>
      </w:r>
      <w:r>
        <w:rPr>
          <w:rtl/>
          <w:lang w:bidi="he-IL"/>
        </w:rPr>
        <w:t xml:space="preserve"> </w:t>
      </w:r>
      <w:r>
        <w:rPr>
          <w:rFonts w:hint="cs"/>
          <w:rtl/>
          <w:lang w:bidi="he-IL"/>
        </w:rPr>
        <w:t>ומרשימה</w:t>
      </w:r>
      <w:r>
        <w:rPr>
          <w:rtl/>
          <w:lang w:bidi="he-IL"/>
        </w:rPr>
        <w:t xml:space="preserve"> </w:t>
      </w:r>
      <w:r>
        <w:rPr>
          <w:rFonts w:hint="cs"/>
          <w:rtl/>
          <w:lang w:bidi="he-IL"/>
        </w:rPr>
        <w:t>מאוד</w:t>
      </w:r>
      <w:r>
        <w:rPr>
          <w:rtl/>
          <w:lang w:bidi="he-IL"/>
        </w:rPr>
        <w:t xml:space="preserve">. </w:t>
      </w:r>
      <w:r>
        <w:rPr>
          <w:rFonts w:hint="cs"/>
          <w:rtl/>
          <w:lang w:bidi="he-IL"/>
        </w:rPr>
        <w:t>הן</w:t>
      </w:r>
      <w:r>
        <w:rPr>
          <w:rtl/>
          <w:lang w:bidi="he-IL"/>
        </w:rPr>
        <w:t xml:space="preserve"> </w:t>
      </w:r>
      <w:r>
        <w:rPr>
          <w:rFonts w:hint="cs"/>
          <w:rtl/>
          <w:lang w:bidi="he-IL"/>
        </w:rPr>
        <w:t>בצד</w:t>
      </w:r>
      <w:r>
        <w:rPr>
          <w:rtl/>
          <w:lang w:bidi="he-IL"/>
        </w:rPr>
        <w:t xml:space="preserve"> </w:t>
      </w:r>
      <w:r>
        <w:rPr>
          <w:rFonts w:hint="cs"/>
          <w:rtl/>
          <w:lang w:bidi="he-IL"/>
        </w:rPr>
        <w:t>של</w:t>
      </w:r>
      <w:r>
        <w:rPr>
          <w:rtl/>
          <w:lang w:bidi="he-IL"/>
        </w:rPr>
        <w:t xml:space="preserve"> </w:t>
      </w:r>
      <w:r>
        <w:rPr>
          <w:rFonts w:hint="cs"/>
          <w:rtl/>
          <w:lang w:bidi="he-IL"/>
        </w:rPr>
        <w:t>התיאוריה</w:t>
      </w:r>
      <w:r>
        <w:rPr>
          <w:rtl/>
          <w:lang w:bidi="he-IL"/>
        </w:rPr>
        <w:t xml:space="preserve">, </w:t>
      </w:r>
      <w:r>
        <w:rPr>
          <w:rFonts w:hint="cs"/>
          <w:rtl/>
          <w:lang w:bidi="he-IL"/>
        </w:rPr>
        <w:t>הן</w:t>
      </w:r>
      <w:r>
        <w:rPr>
          <w:rtl/>
          <w:lang w:bidi="he-IL"/>
        </w:rPr>
        <w:t xml:space="preserve"> </w:t>
      </w:r>
      <w:r>
        <w:rPr>
          <w:rFonts w:hint="cs"/>
          <w:rtl/>
          <w:lang w:bidi="he-IL"/>
        </w:rPr>
        <w:t>בצד</w:t>
      </w:r>
      <w:r>
        <w:rPr>
          <w:rtl/>
          <w:lang w:bidi="he-IL"/>
        </w:rPr>
        <w:t xml:space="preserve"> </w:t>
      </w:r>
      <w:r>
        <w:rPr>
          <w:rFonts w:hint="cs"/>
          <w:rtl/>
          <w:lang w:bidi="he-IL"/>
        </w:rPr>
        <w:t>של</w:t>
      </w:r>
      <w:r>
        <w:rPr>
          <w:rtl/>
          <w:lang w:bidi="he-IL"/>
        </w:rPr>
        <w:t xml:space="preserve"> </w:t>
      </w:r>
      <w:r>
        <w:rPr>
          <w:rFonts w:hint="cs"/>
          <w:rtl/>
          <w:lang w:bidi="he-IL"/>
        </w:rPr>
        <w:t>הסימולציה</w:t>
      </w:r>
      <w:r>
        <w:rPr>
          <w:rtl/>
          <w:lang w:bidi="he-IL"/>
        </w:rPr>
        <w:t xml:space="preserve"> </w:t>
      </w:r>
      <w:r>
        <w:rPr>
          <w:rFonts w:hint="cs"/>
          <w:rtl/>
          <w:lang w:bidi="he-IL"/>
        </w:rPr>
        <w:t>והן</w:t>
      </w:r>
      <w:r>
        <w:rPr>
          <w:rtl/>
          <w:lang w:bidi="he-IL"/>
        </w:rPr>
        <w:t xml:space="preserve"> </w:t>
      </w:r>
      <w:r>
        <w:rPr>
          <w:rFonts w:hint="cs"/>
          <w:rtl/>
          <w:lang w:bidi="he-IL"/>
        </w:rPr>
        <w:t>בניסוי</w:t>
      </w:r>
      <w:r>
        <w:rPr>
          <w:rtl/>
          <w:lang w:bidi="he-IL"/>
        </w:rPr>
        <w:t>.</w:t>
      </w:r>
    </w:p>
    <w:p w14:paraId="5CE3EF23" w14:textId="77777777" w:rsidR="00F93789" w:rsidRDefault="00F93789" w:rsidP="00F93789">
      <w:pPr>
        <w:pStyle w:val="CommentText"/>
        <w:bidi/>
        <w:jc w:val="right"/>
      </w:pPr>
      <w:r>
        <w:rPr>
          <w:rFonts w:hint="cs"/>
          <w:rtl/>
          <w:lang w:bidi="he-IL"/>
        </w:rPr>
        <w:t>כל</w:t>
      </w:r>
      <w:r>
        <w:rPr>
          <w:rtl/>
          <w:lang w:bidi="he-IL"/>
        </w:rPr>
        <w:t xml:space="preserve"> </w:t>
      </w:r>
      <w:r>
        <w:rPr>
          <w:rFonts w:hint="cs"/>
          <w:rtl/>
          <w:lang w:bidi="he-IL"/>
        </w:rPr>
        <w:t>הכבוד</w:t>
      </w:r>
      <w:r>
        <w:rPr>
          <w:rtl/>
          <w:lang w:bidi="he-IL"/>
        </w:rPr>
        <w:t>!</w:t>
      </w:r>
    </w:p>
  </w:comment>
  <w:comment w:id="1" w:author="Guy Raz" w:date="2025-07-07T13:44:00Z" w:initials="GR">
    <w:p w14:paraId="10301AA7" w14:textId="77777777" w:rsidR="00A8750C" w:rsidRDefault="00A8750C" w:rsidP="00A8750C">
      <w:pPr>
        <w:pStyle w:val="CommentText"/>
      </w:pPr>
      <w:r>
        <w:rPr>
          <w:rStyle w:val="CommentReference"/>
        </w:rPr>
        <w:annotationRef/>
      </w:r>
      <w:r>
        <w:rPr>
          <w:rFonts w:hint="cs"/>
          <w:rtl/>
          <w:lang w:bidi="he-IL"/>
        </w:rPr>
        <w:t>כאן</w:t>
      </w:r>
      <w:r>
        <w:rPr>
          <w:rtl/>
          <w:lang w:bidi="he-IL"/>
        </w:rPr>
        <w:t xml:space="preserve"> </w:t>
      </w:r>
      <w:r>
        <w:rPr>
          <w:rFonts w:hint="cs"/>
          <w:rtl/>
          <w:lang w:bidi="he-IL"/>
        </w:rPr>
        <w:t>היה</w:t>
      </w:r>
      <w:r>
        <w:rPr>
          <w:rtl/>
          <w:lang w:bidi="he-IL"/>
        </w:rPr>
        <w:t xml:space="preserve"> </w:t>
      </w:r>
      <w:r>
        <w:rPr>
          <w:rFonts w:hint="cs"/>
          <w:rtl/>
          <w:lang w:bidi="he-IL"/>
        </w:rPr>
        <w:t>כדאי</w:t>
      </w:r>
      <w:r>
        <w:rPr>
          <w:rtl/>
          <w:lang w:bidi="he-IL"/>
        </w:rPr>
        <w:t xml:space="preserve"> </w:t>
      </w:r>
      <w:r>
        <w:rPr>
          <w:rFonts w:hint="cs"/>
          <w:rtl/>
          <w:lang w:bidi="he-IL"/>
        </w:rPr>
        <w:t>לצטט</w:t>
      </w:r>
      <w:r>
        <w:rPr>
          <w:rtl/>
          <w:lang w:bidi="he-IL"/>
        </w:rPr>
        <w:t xml:space="preserve"> </w:t>
      </w:r>
      <w:r>
        <w:rPr>
          <w:rFonts w:hint="cs"/>
          <w:rtl/>
          <w:lang w:bidi="he-IL"/>
        </w:rPr>
        <w:t>רפרנס</w:t>
      </w:r>
    </w:p>
  </w:comment>
  <w:comment w:id="3" w:author="Guy Raz" w:date="2025-06-11T14:15:00Z" w:initials="GR">
    <w:p w14:paraId="60D845EC" w14:textId="27C152E4" w:rsidR="0091663F" w:rsidRDefault="0091663F" w:rsidP="0091663F">
      <w:pPr>
        <w:pStyle w:val="CommentText"/>
        <w:bidi/>
        <w:jc w:val="right"/>
      </w:pPr>
      <w:r>
        <w:rPr>
          <w:rStyle w:val="CommentReference"/>
        </w:rPr>
        <w:annotationRef/>
      </w:r>
      <w:r>
        <w:rPr>
          <w:rFonts w:hint="cs"/>
          <w:rtl/>
          <w:lang w:bidi="he-IL"/>
        </w:rPr>
        <w:t>ומה</w:t>
      </w:r>
      <w:r>
        <w:rPr>
          <w:rtl/>
          <w:lang w:bidi="he-IL"/>
        </w:rPr>
        <w:t xml:space="preserve"> </w:t>
      </w:r>
      <w:r>
        <w:rPr>
          <w:rFonts w:hint="cs"/>
          <w:rtl/>
          <w:lang w:bidi="he-IL"/>
        </w:rPr>
        <w:t>עם</w:t>
      </w:r>
      <w:r>
        <w:rPr>
          <w:rtl/>
          <w:lang w:bidi="he-IL"/>
        </w:rPr>
        <w:t xml:space="preserve"> </w:t>
      </w:r>
      <w:r>
        <w:t>theta1</w:t>
      </w:r>
    </w:p>
  </w:comment>
  <w:comment w:id="4" w:author="Guy Raz" w:date="2025-06-11T14:15:00Z" w:initials="GR">
    <w:p w14:paraId="3EC08BC5" w14:textId="01C51692" w:rsidR="0091663F" w:rsidRDefault="0091663F" w:rsidP="0091663F">
      <w:pPr>
        <w:pStyle w:val="CommentText"/>
        <w:bidi/>
        <w:jc w:val="right"/>
      </w:pPr>
      <w:r>
        <w:rPr>
          <w:rStyle w:val="CommentReference"/>
        </w:rPr>
        <w:annotationRef/>
      </w:r>
      <w:r>
        <w:rPr>
          <w:rFonts w:hint="cs"/>
          <w:rtl/>
          <w:lang w:bidi="he-IL"/>
        </w:rPr>
        <w:t>נראה</w:t>
      </w:r>
      <w:r>
        <w:rPr>
          <w:rtl/>
          <w:lang w:bidi="he-IL"/>
        </w:rPr>
        <w:t xml:space="preserve"> </w:t>
      </w:r>
      <w:r>
        <w:rPr>
          <w:rFonts w:hint="cs"/>
          <w:rtl/>
          <w:lang w:bidi="he-IL"/>
        </w:rPr>
        <w:t>שהפיתוח</w:t>
      </w:r>
      <w:r>
        <w:rPr>
          <w:rtl/>
          <w:lang w:bidi="he-IL"/>
        </w:rPr>
        <w:t xml:space="preserve"> </w:t>
      </w:r>
      <w:r>
        <w:rPr>
          <w:rFonts w:hint="cs"/>
          <w:rtl/>
          <w:lang w:bidi="he-IL"/>
        </w:rPr>
        <w:t>המלא</w:t>
      </w:r>
      <w:r>
        <w:rPr>
          <w:rtl/>
          <w:lang w:bidi="he-IL"/>
        </w:rPr>
        <w:t xml:space="preserve"> </w:t>
      </w:r>
      <w:r>
        <w:rPr>
          <w:rFonts w:hint="cs"/>
          <w:rtl/>
          <w:lang w:bidi="he-IL"/>
        </w:rPr>
        <w:t>מיותר</w:t>
      </w:r>
      <w:r>
        <w:rPr>
          <w:rtl/>
          <w:lang w:bidi="he-IL"/>
        </w:rPr>
        <w:t xml:space="preserve"> </w:t>
      </w:r>
      <w:r>
        <w:rPr>
          <w:rFonts w:hint="cs"/>
          <w:rtl/>
          <w:lang w:bidi="he-IL"/>
        </w:rPr>
        <w:t>בפרק</w:t>
      </w:r>
      <w:r>
        <w:rPr>
          <w:rtl/>
          <w:lang w:bidi="he-IL"/>
        </w:rPr>
        <w:t xml:space="preserve"> </w:t>
      </w:r>
      <w:r>
        <w:rPr>
          <w:rFonts w:hint="cs"/>
          <w:rtl/>
          <w:lang w:bidi="he-IL"/>
        </w:rPr>
        <w:t>המבוא</w:t>
      </w:r>
      <w:r>
        <w:rPr>
          <w:rtl/>
          <w:lang w:bidi="he-IL"/>
        </w:rPr>
        <w:t xml:space="preserve">. </w:t>
      </w:r>
      <w:r>
        <w:rPr>
          <w:rFonts w:hint="cs"/>
          <w:rtl/>
          <w:lang w:bidi="he-IL"/>
        </w:rPr>
        <w:t>אפשר</w:t>
      </w:r>
      <w:r>
        <w:rPr>
          <w:rtl/>
          <w:lang w:bidi="he-IL"/>
        </w:rPr>
        <w:t xml:space="preserve"> </w:t>
      </w:r>
      <w:r>
        <w:rPr>
          <w:rFonts w:hint="cs"/>
          <w:rtl/>
          <w:lang w:bidi="he-IL"/>
        </w:rPr>
        <w:t>להעביר</w:t>
      </w:r>
      <w:r>
        <w:rPr>
          <w:rtl/>
          <w:lang w:bidi="he-IL"/>
        </w:rPr>
        <w:t xml:space="preserve"> </w:t>
      </w:r>
      <w:r>
        <w:rPr>
          <w:rFonts w:hint="cs"/>
          <w:rtl/>
          <w:lang w:bidi="he-IL"/>
        </w:rPr>
        <w:t>אותו</w:t>
      </w:r>
      <w:r>
        <w:rPr>
          <w:rtl/>
          <w:lang w:bidi="he-IL"/>
        </w:rPr>
        <w:t xml:space="preserve"> </w:t>
      </w:r>
      <w:r>
        <w:rPr>
          <w:rFonts w:hint="cs"/>
          <w:rtl/>
          <w:lang w:bidi="he-IL"/>
        </w:rPr>
        <w:t>לנספח</w:t>
      </w:r>
      <w:r>
        <w:rPr>
          <w:rtl/>
          <w:lang w:bidi="he-IL"/>
        </w:rPr>
        <w:t xml:space="preserve">. </w:t>
      </w:r>
      <w:r>
        <w:rPr>
          <w:rFonts w:hint="cs"/>
          <w:rtl/>
          <w:lang w:bidi="he-IL"/>
        </w:rPr>
        <w:t>בפרק</w:t>
      </w:r>
      <w:r>
        <w:rPr>
          <w:rtl/>
          <w:lang w:bidi="he-IL"/>
        </w:rPr>
        <w:t xml:space="preserve"> </w:t>
      </w:r>
      <w:r>
        <w:rPr>
          <w:rFonts w:hint="cs"/>
          <w:rtl/>
          <w:lang w:bidi="he-IL"/>
        </w:rPr>
        <w:t>המבוא</w:t>
      </w:r>
      <w:r>
        <w:rPr>
          <w:rtl/>
          <w:lang w:bidi="he-IL"/>
        </w:rPr>
        <w:t xml:space="preserve"> </w:t>
      </w:r>
      <w:r>
        <w:rPr>
          <w:rFonts w:hint="cs"/>
          <w:rtl/>
          <w:lang w:bidi="he-IL"/>
        </w:rPr>
        <w:t>לרשום</w:t>
      </w:r>
      <w:r>
        <w:rPr>
          <w:rtl/>
          <w:lang w:bidi="he-IL"/>
        </w:rPr>
        <w:t xml:space="preserve"> </w:t>
      </w:r>
      <w:r>
        <w:rPr>
          <w:rFonts w:hint="cs"/>
          <w:rtl/>
          <w:lang w:bidi="he-IL"/>
        </w:rPr>
        <w:t>רק</w:t>
      </w:r>
      <w:r>
        <w:rPr>
          <w:rtl/>
          <w:lang w:bidi="he-IL"/>
        </w:rPr>
        <w:t xml:space="preserve"> </w:t>
      </w:r>
      <w:r>
        <w:rPr>
          <w:rFonts w:hint="cs"/>
          <w:rtl/>
          <w:lang w:bidi="he-IL"/>
        </w:rPr>
        <w:t>את</w:t>
      </w:r>
      <w:r>
        <w:rPr>
          <w:rtl/>
          <w:lang w:bidi="he-IL"/>
        </w:rPr>
        <w:t xml:space="preserve"> </w:t>
      </w:r>
      <w:r>
        <w:rPr>
          <w:rFonts w:hint="cs"/>
          <w:rtl/>
          <w:lang w:bidi="he-IL"/>
        </w:rPr>
        <w:t>התוצאה</w:t>
      </w:r>
      <w:r>
        <w:rPr>
          <w:rtl/>
          <w:lang w:bidi="he-IL"/>
        </w:rPr>
        <w:t xml:space="preserve">. </w:t>
      </w:r>
      <w:r>
        <w:rPr>
          <w:rFonts w:hint="cs"/>
          <w:rtl/>
          <w:lang w:bidi="he-IL"/>
        </w:rPr>
        <w:t>מאחר</w:t>
      </w:r>
      <w:r>
        <w:rPr>
          <w:rtl/>
          <w:lang w:bidi="he-IL"/>
        </w:rPr>
        <w:t xml:space="preserve"> </w:t>
      </w:r>
      <w:r>
        <w:rPr>
          <w:rFonts w:hint="cs"/>
          <w:rtl/>
          <w:lang w:bidi="he-IL"/>
        </w:rPr>
        <w:t>ואתם</w:t>
      </w:r>
      <w:r>
        <w:rPr>
          <w:rtl/>
          <w:lang w:bidi="he-IL"/>
        </w:rPr>
        <w:t xml:space="preserve"> </w:t>
      </w:r>
      <w:r>
        <w:rPr>
          <w:rFonts w:hint="cs"/>
          <w:rtl/>
          <w:lang w:bidi="he-IL"/>
        </w:rPr>
        <w:t>לא</w:t>
      </w:r>
      <w:r>
        <w:rPr>
          <w:rtl/>
          <w:lang w:bidi="he-IL"/>
        </w:rPr>
        <w:t xml:space="preserve"> </w:t>
      </w:r>
      <w:r>
        <w:rPr>
          <w:rFonts w:hint="cs"/>
          <w:rtl/>
          <w:lang w:bidi="he-IL"/>
        </w:rPr>
        <w:t>הראשונים</w:t>
      </w:r>
      <w:r>
        <w:rPr>
          <w:rtl/>
          <w:lang w:bidi="he-IL"/>
        </w:rPr>
        <w:t xml:space="preserve"> </w:t>
      </w:r>
      <w:r>
        <w:rPr>
          <w:rFonts w:hint="cs"/>
          <w:rtl/>
          <w:lang w:bidi="he-IL"/>
        </w:rPr>
        <w:t>שמבצעים</w:t>
      </w:r>
      <w:r>
        <w:rPr>
          <w:rtl/>
          <w:lang w:bidi="he-IL"/>
        </w:rPr>
        <w:t xml:space="preserve"> </w:t>
      </w:r>
      <w:r>
        <w:rPr>
          <w:rFonts w:hint="cs"/>
          <w:rtl/>
          <w:lang w:bidi="he-IL"/>
        </w:rPr>
        <w:t>את</w:t>
      </w:r>
      <w:r>
        <w:rPr>
          <w:rtl/>
          <w:lang w:bidi="he-IL"/>
        </w:rPr>
        <w:t xml:space="preserve"> </w:t>
      </w:r>
      <w:r>
        <w:rPr>
          <w:rFonts w:hint="cs"/>
          <w:rtl/>
          <w:lang w:bidi="he-IL"/>
        </w:rPr>
        <w:t>הפיתוח</w:t>
      </w:r>
      <w:r>
        <w:rPr>
          <w:rtl/>
          <w:lang w:bidi="he-IL"/>
        </w:rPr>
        <w:t xml:space="preserve"> </w:t>
      </w:r>
      <w:r>
        <w:rPr>
          <w:rFonts w:hint="cs"/>
          <w:rtl/>
          <w:lang w:bidi="he-IL"/>
        </w:rPr>
        <w:t>יש</w:t>
      </w:r>
      <w:r>
        <w:rPr>
          <w:rtl/>
          <w:lang w:bidi="he-IL"/>
        </w:rPr>
        <w:t xml:space="preserve"> </w:t>
      </w:r>
      <w:r>
        <w:rPr>
          <w:rFonts w:hint="cs"/>
          <w:rtl/>
          <w:lang w:bidi="he-IL"/>
        </w:rPr>
        <w:t>לצטט</w:t>
      </w:r>
      <w:r>
        <w:rPr>
          <w:rtl/>
          <w:lang w:bidi="he-IL"/>
        </w:rPr>
        <w:t xml:space="preserve"> </w:t>
      </w:r>
      <w:r>
        <w:rPr>
          <w:rFonts w:hint="cs"/>
          <w:rtl/>
          <w:lang w:bidi="he-IL"/>
        </w:rPr>
        <w:t>מקור</w:t>
      </w:r>
      <w:r>
        <w:rPr>
          <w:rtl/>
          <w:lang w:bidi="he-IL"/>
        </w:rPr>
        <w:t xml:space="preserve"> </w:t>
      </w:r>
      <w:r>
        <w:rPr>
          <w:rFonts w:hint="cs"/>
          <w:rtl/>
          <w:lang w:bidi="he-IL"/>
        </w:rPr>
        <w:t>שבוא</w:t>
      </w:r>
      <w:r>
        <w:rPr>
          <w:rtl/>
          <w:lang w:bidi="he-IL"/>
        </w:rPr>
        <w:t xml:space="preserve"> </w:t>
      </w:r>
      <w:r>
        <w:rPr>
          <w:rFonts w:hint="cs"/>
          <w:rtl/>
          <w:lang w:bidi="he-IL"/>
        </w:rPr>
        <w:t>אפשר</w:t>
      </w:r>
      <w:r>
        <w:rPr>
          <w:rtl/>
          <w:lang w:bidi="he-IL"/>
        </w:rPr>
        <w:t xml:space="preserve"> </w:t>
      </w:r>
      <w:r>
        <w:rPr>
          <w:rFonts w:hint="cs"/>
          <w:rtl/>
          <w:lang w:bidi="he-IL"/>
        </w:rPr>
        <w:t>למצוא</w:t>
      </w:r>
      <w:r>
        <w:rPr>
          <w:rtl/>
          <w:lang w:bidi="he-IL"/>
        </w:rPr>
        <w:t xml:space="preserve"> </w:t>
      </w:r>
      <w:r>
        <w:rPr>
          <w:rFonts w:hint="cs"/>
          <w:rtl/>
          <w:lang w:bidi="he-IL"/>
        </w:rPr>
        <w:t>את</w:t>
      </w:r>
      <w:r>
        <w:rPr>
          <w:rtl/>
          <w:lang w:bidi="he-IL"/>
        </w:rPr>
        <w:t xml:space="preserve"> </w:t>
      </w:r>
      <w:r>
        <w:rPr>
          <w:rFonts w:hint="cs"/>
          <w:rtl/>
          <w:lang w:bidi="he-IL"/>
        </w:rPr>
        <w:t>אותה</w:t>
      </w:r>
      <w:r>
        <w:rPr>
          <w:rtl/>
          <w:lang w:bidi="he-IL"/>
        </w:rPr>
        <w:t xml:space="preserve"> </w:t>
      </w:r>
      <w:r>
        <w:rPr>
          <w:rFonts w:hint="cs"/>
          <w:rtl/>
          <w:lang w:bidi="he-IL"/>
        </w:rPr>
        <w:t>נוסחה</w:t>
      </w:r>
      <w:r>
        <w:rPr>
          <w:rtl/>
          <w:lang w:bidi="he-IL"/>
        </w:rPr>
        <w:t>.</w:t>
      </w:r>
    </w:p>
  </w:comment>
  <w:comment w:id="5" w:author="Guy Raz" w:date="2025-07-07T14:00:00Z" w:initials="GR">
    <w:p w14:paraId="27A06296" w14:textId="77777777" w:rsidR="008C6806" w:rsidRDefault="003E3030" w:rsidP="008C6806">
      <w:pPr>
        <w:pStyle w:val="CommentText"/>
        <w:bidi/>
        <w:jc w:val="right"/>
      </w:pPr>
      <w:r>
        <w:rPr>
          <w:rStyle w:val="CommentReference"/>
        </w:rPr>
        <w:annotationRef/>
      </w:r>
      <w:r w:rsidR="008C6806">
        <w:rPr>
          <w:rFonts w:hint="cs"/>
          <w:rtl/>
          <w:lang w:bidi="he-IL"/>
        </w:rPr>
        <w:t>מהקוד</w:t>
      </w:r>
      <w:r w:rsidR="008C6806">
        <w:rPr>
          <w:rtl/>
          <w:lang w:bidi="he-IL"/>
        </w:rPr>
        <w:t xml:space="preserve"> </w:t>
      </w:r>
      <w:r w:rsidR="008C6806">
        <w:rPr>
          <w:rFonts w:hint="cs"/>
          <w:rtl/>
          <w:lang w:bidi="he-IL"/>
        </w:rPr>
        <w:t>נראה</w:t>
      </w:r>
      <w:r w:rsidR="008C6806">
        <w:rPr>
          <w:rtl/>
          <w:lang w:bidi="he-IL"/>
        </w:rPr>
        <w:t xml:space="preserve"> </w:t>
      </w:r>
      <w:r w:rsidR="008C6806">
        <w:rPr>
          <w:rFonts w:hint="cs"/>
          <w:rtl/>
          <w:lang w:bidi="he-IL"/>
        </w:rPr>
        <w:t>שהוספתם</w:t>
      </w:r>
      <w:r w:rsidR="008C6806">
        <w:rPr>
          <w:rtl/>
          <w:lang w:bidi="he-IL"/>
        </w:rPr>
        <w:t xml:space="preserve"> 0.1 </w:t>
      </w:r>
      <w:r w:rsidR="008C6806">
        <w:rPr>
          <w:rFonts w:hint="cs"/>
          <w:rtl/>
          <w:lang w:bidi="he-IL"/>
        </w:rPr>
        <w:t>מעלה</w:t>
      </w:r>
      <w:r w:rsidR="008C6806">
        <w:rPr>
          <w:rtl/>
          <w:lang w:bidi="he-IL"/>
        </w:rPr>
        <w:t xml:space="preserve"> </w:t>
      </w:r>
      <w:r w:rsidR="008C6806">
        <w:rPr>
          <w:rFonts w:hint="cs"/>
          <w:rtl/>
          <w:lang w:bidi="he-IL"/>
        </w:rPr>
        <w:t>על</w:t>
      </w:r>
      <w:r w:rsidR="008C6806">
        <w:rPr>
          <w:rtl/>
          <w:lang w:bidi="he-IL"/>
        </w:rPr>
        <w:t xml:space="preserve"> </w:t>
      </w:r>
      <w:r w:rsidR="008C6806">
        <w:rPr>
          <w:rFonts w:hint="cs"/>
          <w:rtl/>
          <w:lang w:bidi="he-IL"/>
        </w:rPr>
        <w:t>ידי</w:t>
      </w:r>
      <w:r w:rsidR="008C6806">
        <w:rPr>
          <w:rtl/>
          <w:lang w:bidi="he-IL"/>
        </w:rPr>
        <w:t xml:space="preserve"> </w:t>
      </w:r>
      <w:r w:rsidR="008C6806">
        <w:rPr>
          <w:rFonts w:hint="cs"/>
          <w:rtl/>
          <w:lang w:bidi="he-IL"/>
        </w:rPr>
        <w:t>הפונקציה</w:t>
      </w:r>
      <w:r w:rsidR="008C6806">
        <w:rPr>
          <w:rtl/>
          <w:lang w:bidi="he-IL"/>
        </w:rPr>
        <w:t xml:space="preserve"> </w:t>
      </w:r>
      <w:r w:rsidR="008C6806">
        <w:rPr>
          <w:rtl/>
          <w:lang w:bidi="he-IL"/>
        </w:rPr>
        <w:br/>
      </w:r>
      <w:r w:rsidR="008C6806">
        <w:rPr>
          <w:color w:val="000000"/>
          <w:highlight w:val="white"/>
        </w:rPr>
        <w:t>delta = np.deg2rad</w:t>
      </w:r>
      <w:r w:rsidR="008C6806">
        <w:rPr>
          <w:color w:val="000000"/>
          <w:highlight w:val="white"/>
          <w:rtl/>
          <w:lang w:bidi="ar-LB"/>
        </w:rPr>
        <w:t>(</w:t>
      </w:r>
      <w:r w:rsidR="008C6806">
        <w:rPr>
          <w:color w:val="116644"/>
          <w:highlight w:val="white"/>
          <w:rtl/>
          <w:lang w:bidi="ar-LB"/>
        </w:rPr>
        <w:t>0.1</w:t>
      </w:r>
      <w:r w:rsidR="008C6806">
        <w:rPr>
          <w:color w:val="000000"/>
          <w:highlight w:val="white"/>
          <w:rtl/>
          <w:lang w:bidi="ar-LB"/>
        </w:rPr>
        <w:t>)</w:t>
      </w:r>
    </w:p>
    <w:p w14:paraId="5BA4A24A" w14:textId="77777777" w:rsidR="008C6806" w:rsidRDefault="008C6806" w:rsidP="008C6806">
      <w:pPr>
        <w:pStyle w:val="CommentText"/>
        <w:bidi/>
        <w:jc w:val="right"/>
      </w:pPr>
      <w:r>
        <w:rPr>
          <w:rFonts w:hint="cs"/>
          <w:color w:val="000000"/>
          <w:highlight w:val="white"/>
          <w:rtl/>
          <w:lang w:bidi="he-IL"/>
        </w:rPr>
        <w:t>זה</w:t>
      </w:r>
      <w:r>
        <w:rPr>
          <w:color w:val="000000"/>
          <w:highlight w:val="white"/>
          <w:rtl/>
          <w:lang w:bidi="he-IL"/>
        </w:rPr>
        <w:t xml:space="preserve"> </w:t>
      </w:r>
      <w:r>
        <w:rPr>
          <w:rFonts w:hint="cs"/>
          <w:color w:val="000000"/>
          <w:highlight w:val="white"/>
          <w:rtl/>
          <w:lang w:bidi="he-IL"/>
        </w:rPr>
        <w:t>יותר</w:t>
      </w:r>
      <w:r>
        <w:rPr>
          <w:color w:val="000000"/>
          <w:highlight w:val="white"/>
          <w:rtl/>
          <w:lang w:bidi="he-IL"/>
        </w:rPr>
        <w:t xml:space="preserve"> </w:t>
      </w:r>
      <w:r>
        <w:rPr>
          <w:rFonts w:hint="cs"/>
          <w:color w:val="000000"/>
          <w:highlight w:val="white"/>
          <w:rtl/>
          <w:lang w:bidi="he-IL"/>
        </w:rPr>
        <w:t>קרוב</w:t>
      </w:r>
      <w:r>
        <w:rPr>
          <w:color w:val="000000"/>
          <w:highlight w:val="white"/>
          <w:rtl/>
          <w:lang w:bidi="he-IL"/>
        </w:rPr>
        <w:t xml:space="preserve"> </w:t>
      </w:r>
      <w:r>
        <w:rPr>
          <w:rFonts w:hint="cs"/>
          <w:color w:val="000000"/>
          <w:highlight w:val="white"/>
          <w:rtl/>
          <w:lang w:bidi="he-IL"/>
        </w:rPr>
        <w:t>ל</w:t>
      </w:r>
      <w:r>
        <w:rPr>
          <w:color w:val="000000"/>
          <w:highlight w:val="white"/>
          <w:rtl/>
          <w:lang w:bidi="he-IL"/>
        </w:rPr>
        <w:t xml:space="preserve">-0.0017 </w:t>
      </w:r>
      <w:r>
        <w:rPr>
          <w:rFonts w:hint="cs"/>
          <w:color w:val="000000"/>
          <w:highlight w:val="white"/>
          <w:rtl/>
          <w:lang w:bidi="he-IL"/>
        </w:rPr>
        <w:t>רדיאן</w:t>
      </w:r>
    </w:p>
  </w:comment>
  <w:comment w:id="6" w:author="Guy Raz" w:date="2025-07-07T14:04:00Z" w:initials="GR">
    <w:p w14:paraId="4245AF19" w14:textId="5535CC83" w:rsidR="00F93789" w:rsidRDefault="00F93789" w:rsidP="00F93789">
      <w:pPr>
        <w:pStyle w:val="CommentText"/>
      </w:pPr>
      <w:r>
        <w:rPr>
          <w:rStyle w:val="CommentReference"/>
        </w:rPr>
        <w:annotationRef/>
      </w:r>
      <w:r>
        <w:rPr>
          <w:rtl/>
          <w:lang w:bidi="he-IL"/>
        </w:rPr>
        <w:t>?</w:t>
      </w:r>
    </w:p>
  </w:comment>
  <w:comment w:id="8" w:author="Guy Raz" w:date="2025-07-07T14:04:00Z" w:initials="GR">
    <w:p w14:paraId="72CF2FD8" w14:textId="77777777" w:rsidR="002F26F5" w:rsidRDefault="002F26F5" w:rsidP="002F26F5">
      <w:pPr>
        <w:pStyle w:val="CommentText"/>
      </w:pPr>
      <w:r>
        <w:rPr>
          <w:rStyle w:val="CommentReference"/>
        </w:rPr>
        <w:annotationRef/>
      </w:r>
      <w:r>
        <w:rPr>
          <w:rtl/>
          <w:lang w:bidi="he-IL"/>
        </w:rPr>
        <w:t>?</w:t>
      </w:r>
    </w:p>
  </w:comment>
  <w:comment w:id="7" w:author="Guy Raz" w:date="2025-07-07T14:04:00Z" w:initials="GR">
    <w:p w14:paraId="765A92B4" w14:textId="77777777" w:rsidR="00F93789" w:rsidRDefault="00F93789" w:rsidP="00F93789">
      <w:pPr>
        <w:pStyle w:val="CommentText"/>
      </w:pPr>
      <w:r>
        <w:rPr>
          <w:rStyle w:val="CommentReference"/>
        </w:rPr>
        <w:annotationRef/>
      </w:r>
      <w:r>
        <w:rPr>
          <w:rtl/>
          <w:lang w:bidi="he-IL"/>
        </w:rPr>
        <w:t>?</w:t>
      </w:r>
    </w:p>
  </w:comment>
  <w:comment w:id="9" w:author="Guy Raz" w:date="2025-07-07T14:06:00Z" w:initials="GR">
    <w:p w14:paraId="406D4A30" w14:textId="77777777" w:rsidR="00F93789" w:rsidRDefault="00F93789" w:rsidP="00F93789">
      <w:pPr>
        <w:pStyle w:val="CommentText"/>
      </w:pPr>
      <w:r>
        <w:rPr>
          <w:rStyle w:val="CommentReference"/>
        </w:rPr>
        <w:annotationRef/>
      </w:r>
      <w:r>
        <w:rPr>
          <w:rFonts w:hint="cs"/>
          <w:rtl/>
          <w:lang w:bidi="he-IL"/>
        </w:rPr>
        <w:t>הייתי</w:t>
      </w:r>
      <w:r>
        <w:rPr>
          <w:rtl/>
          <w:lang w:bidi="he-IL"/>
        </w:rPr>
        <w:t xml:space="preserve"> </w:t>
      </w:r>
      <w:r>
        <w:rPr>
          <w:rFonts w:hint="cs"/>
          <w:rtl/>
          <w:lang w:bidi="he-IL"/>
        </w:rPr>
        <w:t>אומר</w:t>
      </w:r>
      <w:r>
        <w:rPr>
          <w:rtl/>
          <w:lang w:bidi="he-IL"/>
        </w:rPr>
        <w:t xml:space="preserve"> </w:t>
      </w:r>
      <w:r>
        <w:rPr>
          <w:rFonts w:hint="cs"/>
          <w:rtl/>
          <w:lang w:bidi="he-IL"/>
        </w:rPr>
        <w:t>שגרף</w:t>
      </w:r>
      <w:r>
        <w:rPr>
          <w:rtl/>
          <w:lang w:bidi="he-IL"/>
        </w:rPr>
        <w:t xml:space="preserve"> </w:t>
      </w:r>
      <w:r>
        <w:rPr>
          <w:rFonts w:hint="cs"/>
          <w:rtl/>
          <w:lang w:bidi="he-IL"/>
        </w:rPr>
        <w:t>אחד</w:t>
      </w:r>
      <w:r>
        <w:rPr>
          <w:rtl/>
          <w:lang w:bidi="he-IL"/>
        </w:rPr>
        <w:t xml:space="preserve"> </w:t>
      </w:r>
      <w:r>
        <w:rPr>
          <w:rFonts w:hint="cs"/>
          <w:rtl/>
          <w:lang w:bidi="he-IL"/>
        </w:rPr>
        <w:t>הוא</w:t>
      </w:r>
      <w:r>
        <w:rPr>
          <w:rtl/>
          <w:lang w:bidi="he-IL"/>
        </w:rPr>
        <w:t xml:space="preserve"> </w:t>
      </w:r>
      <w:r>
        <w:rPr>
          <w:rFonts w:hint="cs"/>
          <w:rtl/>
          <w:lang w:bidi="he-IL"/>
        </w:rPr>
        <w:t>יותר</w:t>
      </w:r>
      <w:r>
        <w:rPr>
          <w:rtl/>
          <w:lang w:bidi="he-IL"/>
        </w:rPr>
        <w:t xml:space="preserve"> </w:t>
      </w:r>
      <w:r>
        <w:rPr>
          <w:rFonts w:hint="cs"/>
          <w:rtl/>
          <w:lang w:bidi="he-IL"/>
        </w:rPr>
        <w:t>יציב</w:t>
      </w:r>
      <w:r>
        <w:rPr>
          <w:rtl/>
          <w:lang w:bidi="he-IL"/>
        </w:rPr>
        <w:t xml:space="preserve">. </w:t>
      </w:r>
      <w:r>
        <w:rPr>
          <w:rFonts w:hint="cs"/>
          <w:rtl/>
          <w:lang w:bidi="he-IL"/>
        </w:rPr>
        <w:t>קשה</w:t>
      </w:r>
      <w:r>
        <w:rPr>
          <w:rtl/>
          <w:lang w:bidi="he-IL"/>
        </w:rPr>
        <w:t xml:space="preserve"> </w:t>
      </w:r>
      <w:r>
        <w:rPr>
          <w:rFonts w:hint="cs"/>
          <w:rtl/>
          <w:lang w:bidi="he-IL"/>
        </w:rPr>
        <w:t>להגיד</w:t>
      </w:r>
      <w:r>
        <w:rPr>
          <w:rtl/>
          <w:lang w:bidi="he-IL"/>
        </w:rPr>
        <w:t xml:space="preserve"> </w:t>
      </w:r>
      <w:r>
        <w:rPr>
          <w:rFonts w:hint="cs"/>
          <w:rtl/>
          <w:lang w:bidi="he-IL"/>
        </w:rPr>
        <w:t>שהוא</w:t>
      </w:r>
      <w:r>
        <w:rPr>
          <w:rtl/>
          <w:lang w:bidi="he-IL"/>
        </w:rPr>
        <w:t xml:space="preserve"> </w:t>
      </w:r>
      <w:r>
        <w:rPr>
          <w:rFonts w:hint="cs"/>
          <w:rtl/>
          <w:lang w:bidi="he-IL"/>
        </w:rPr>
        <w:t>יציב</w:t>
      </w:r>
      <w:r>
        <w:rPr>
          <w:rtl/>
          <w:lang w:bidi="he-IL"/>
        </w:rPr>
        <w:t xml:space="preserve"> </w:t>
      </w:r>
      <w:r>
        <w:rPr>
          <w:rFonts w:hint="cs"/>
          <w:rtl/>
          <w:lang w:bidi="he-IL"/>
        </w:rPr>
        <w:t>לחלוטין</w:t>
      </w:r>
      <w:r>
        <w:rPr>
          <w:rtl/>
          <w:lang w:bidi="he-IL"/>
        </w:rPr>
        <w:t xml:space="preserve"> </w:t>
      </w:r>
      <w:r>
        <w:rPr>
          <w:rFonts w:hint="cs"/>
          <w:rtl/>
          <w:lang w:bidi="he-IL"/>
        </w:rPr>
        <w:t>כי</w:t>
      </w:r>
      <w:r>
        <w:rPr>
          <w:rtl/>
          <w:lang w:bidi="he-IL"/>
        </w:rPr>
        <w:t xml:space="preserve"> </w:t>
      </w:r>
      <w:r>
        <w:rPr>
          <w:rFonts w:hint="cs"/>
          <w:rtl/>
          <w:lang w:bidi="he-IL"/>
        </w:rPr>
        <w:t>בכל</w:t>
      </w:r>
      <w:r>
        <w:rPr>
          <w:rtl/>
          <w:lang w:bidi="he-IL"/>
        </w:rPr>
        <w:t xml:space="preserve"> </w:t>
      </w:r>
      <w:r>
        <w:rPr>
          <w:rFonts w:hint="cs"/>
          <w:rtl/>
          <w:lang w:bidi="he-IL"/>
        </w:rPr>
        <w:t>זאת</w:t>
      </w:r>
      <w:r>
        <w:rPr>
          <w:rtl/>
          <w:lang w:bidi="he-IL"/>
        </w:rPr>
        <w:t xml:space="preserve"> </w:t>
      </w:r>
      <w:r>
        <w:rPr>
          <w:rFonts w:hint="cs"/>
          <w:rtl/>
          <w:lang w:bidi="he-IL"/>
        </w:rPr>
        <w:t>יש</w:t>
      </w:r>
      <w:r>
        <w:rPr>
          <w:rtl/>
          <w:lang w:bidi="he-IL"/>
        </w:rPr>
        <w:t xml:space="preserve"> </w:t>
      </w:r>
      <w:r>
        <w:rPr>
          <w:rFonts w:hint="cs"/>
          <w:rtl/>
          <w:lang w:bidi="he-IL"/>
        </w:rPr>
        <w:t>היפרדות</w:t>
      </w:r>
      <w:r>
        <w:rPr>
          <w:rtl/>
          <w:lang w:bidi="he-IL"/>
        </w:rPr>
        <w:t xml:space="preserve"> </w:t>
      </w:r>
      <w:r>
        <w:rPr>
          <w:rFonts w:hint="cs"/>
          <w:rtl/>
          <w:lang w:bidi="he-IL"/>
        </w:rPr>
        <w:t>מסוימת</w:t>
      </w:r>
      <w:r>
        <w:rPr>
          <w:rtl/>
          <w:lang w:bidi="he-IL"/>
        </w:rPr>
        <w:t>.</w:t>
      </w:r>
    </w:p>
  </w:comment>
  <w:comment w:id="10" w:author="Guy Raz" w:date="2025-07-07T14:12:00Z" w:initials="GR">
    <w:p w14:paraId="4499C333" w14:textId="77777777" w:rsidR="00837587" w:rsidRDefault="00F93789" w:rsidP="00837587">
      <w:pPr>
        <w:pStyle w:val="CommentText"/>
        <w:bidi/>
        <w:jc w:val="right"/>
      </w:pPr>
      <w:r>
        <w:rPr>
          <w:rStyle w:val="CommentReference"/>
        </w:rPr>
        <w:annotationRef/>
      </w:r>
      <w:r w:rsidR="00837587">
        <w:rPr>
          <w:rFonts w:hint="cs"/>
          <w:rtl/>
          <w:lang w:bidi="he-IL"/>
        </w:rPr>
        <w:t>היה</w:t>
      </w:r>
      <w:r w:rsidR="00837587">
        <w:rPr>
          <w:rtl/>
          <w:lang w:bidi="he-IL"/>
        </w:rPr>
        <w:t xml:space="preserve"> </w:t>
      </w:r>
      <w:r w:rsidR="00837587">
        <w:rPr>
          <w:rFonts w:hint="cs"/>
          <w:rtl/>
          <w:lang w:bidi="he-IL"/>
        </w:rPr>
        <w:t>כדאי</w:t>
      </w:r>
      <w:r w:rsidR="00837587">
        <w:rPr>
          <w:rtl/>
          <w:lang w:bidi="he-IL"/>
        </w:rPr>
        <w:t xml:space="preserve"> </w:t>
      </w:r>
      <w:r w:rsidR="00837587">
        <w:rPr>
          <w:rFonts w:hint="cs"/>
          <w:rtl/>
          <w:lang w:bidi="he-IL"/>
        </w:rPr>
        <w:t>לצרף</w:t>
      </w:r>
      <w:r w:rsidR="00837587">
        <w:rPr>
          <w:rtl/>
          <w:lang w:bidi="he-IL"/>
        </w:rPr>
        <w:t xml:space="preserve"> </w:t>
      </w:r>
      <w:r w:rsidR="00837587">
        <w:rPr>
          <w:rFonts w:hint="cs"/>
          <w:rtl/>
          <w:lang w:bidi="he-IL"/>
        </w:rPr>
        <w:t>תמונה</w:t>
      </w:r>
      <w:r w:rsidR="00837587">
        <w:rPr>
          <w:rtl/>
          <w:lang w:bidi="he-IL"/>
        </w:rPr>
        <w:t xml:space="preserve"> </w:t>
      </w:r>
      <w:r w:rsidR="00837587">
        <w:rPr>
          <w:rFonts w:hint="cs"/>
          <w:rtl/>
          <w:lang w:bidi="he-IL"/>
        </w:rPr>
        <w:t>של</w:t>
      </w:r>
      <w:r w:rsidR="00837587">
        <w:rPr>
          <w:rtl/>
          <w:lang w:bidi="he-IL"/>
        </w:rPr>
        <w:t xml:space="preserve"> </w:t>
      </w:r>
      <w:r w:rsidR="00837587">
        <w:rPr>
          <w:rFonts w:hint="cs"/>
          <w:rtl/>
          <w:lang w:bidi="he-IL"/>
        </w:rPr>
        <w:t>המערכת</w:t>
      </w:r>
      <w:r w:rsidR="00837587">
        <w:rPr>
          <w:rtl/>
          <w:lang w:bidi="he-IL"/>
        </w:rPr>
        <w:t xml:space="preserve"> </w:t>
      </w:r>
      <w:r w:rsidR="00837587">
        <w:rPr>
          <w:rFonts w:hint="cs"/>
          <w:rtl/>
          <w:lang w:bidi="he-IL"/>
        </w:rPr>
        <w:t>הנסיונית</w:t>
      </w:r>
      <w:r w:rsidR="00837587">
        <w:rPr>
          <w:rtl/>
          <w:lang w:bidi="he-IL"/>
        </w:rPr>
        <w:t>.</w:t>
      </w:r>
    </w:p>
  </w:comment>
  <w:comment w:id="11" w:author="Guy Raz" w:date="2025-07-07T14:13:00Z" w:initials="GR">
    <w:p w14:paraId="08977326" w14:textId="2869963C" w:rsidR="00F93789" w:rsidRDefault="00F93789" w:rsidP="00F93789">
      <w:pPr>
        <w:pStyle w:val="CommentText"/>
        <w:bidi/>
        <w:jc w:val="right"/>
      </w:pPr>
      <w:r>
        <w:rPr>
          <w:rStyle w:val="CommentReference"/>
        </w:rPr>
        <w:annotationRef/>
      </w:r>
      <w:r>
        <w:rPr>
          <w:rFonts w:hint="cs"/>
          <w:rtl/>
          <w:lang w:bidi="he-IL"/>
        </w:rPr>
        <w:t>יש</w:t>
      </w:r>
      <w:r>
        <w:rPr>
          <w:rtl/>
          <w:lang w:bidi="he-IL"/>
        </w:rPr>
        <w:t xml:space="preserve"> </w:t>
      </w:r>
      <w:r>
        <w:rPr>
          <w:rFonts w:hint="cs"/>
          <w:rtl/>
          <w:lang w:bidi="he-IL"/>
        </w:rPr>
        <w:t>לפרט</w:t>
      </w:r>
      <w:r>
        <w:rPr>
          <w:rtl/>
          <w:lang w:bidi="he-IL"/>
        </w:rPr>
        <w:t xml:space="preserve"> </w:t>
      </w:r>
      <w:r>
        <w:rPr>
          <w:rFonts w:hint="cs"/>
          <w:rtl/>
          <w:lang w:bidi="he-IL"/>
        </w:rPr>
        <w:t>כיצד</w:t>
      </w:r>
      <w:r>
        <w:rPr>
          <w:rtl/>
          <w:lang w:bidi="he-IL"/>
        </w:rPr>
        <w:t xml:space="preserve"> </w:t>
      </w:r>
      <w:r>
        <w:rPr>
          <w:rFonts w:hint="cs"/>
          <w:rtl/>
          <w:lang w:bidi="he-IL"/>
        </w:rPr>
        <w:t>בוצע</w:t>
      </w:r>
      <w:r>
        <w:rPr>
          <w:rtl/>
          <w:lang w:bidi="he-IL"/>
        </w:rPr>
        <w:t xml:space="preserve"> </w:t>
      </w:r>
      <w:r>
        <w:rPr>
          <w:rFonts w:hint="cs"/>
          <w:rtl/>
          <w:lang w:bidi="he-IL"/>
        </w:rPr>
        <w:t>הניסוי</w:t>
      </w:r>
      <w:r>
        <w:rPr>
          <w:rtl/>
          <w:lang w:bidi="he-IL"/>
        </w:rPr>
        <w:t xml:space="preserve">, </w:t>
      </w:r>
      <w:r>
        <w:rPr>
          <w:rFonts w:hint="cs"/>
          <w:rtl/>
          <w:lang w:bidi="he-IL"/>
        </w:rPr>
        <w:t>כלומר</w:t>
      </w:r>
      <w:r>
        <w:rPr>
          <w:rtl/>
          <w:lang w:bidi="he-IL"/>
        </w:rPr>
        <w:t xml:space="preserve"> </w:t>
      </w:r>
      <w:r>
        <w:rPr>
          <w:rFonts w:hint="cs"/>
          <w:rtl/>
          <w:lang w:bidi="he-IL"/>
        </w:rPr>
        <w:t>להסביר</w:t>
      </w:r>
      <w:r>
        <w:rPr>
          <w:rtl/>
          <w:lang w:bidi="he-IL"/>
        </w:rPr>
        <w:t xml:space="preserve"> </w:t>
      </w:r>
      <w:r>
        <w:rPr>
          <w:rFonts w:hint="cs"/>
          <w:rtl/>
          <w:lang w:bidi="he-IL"/>
        </w:rPr>
        <w:t>שצילמתם</w:t>
      </w:r>
      <w:r>
        <w:rPr>
          <w:rtl/>
          <w:lang w:bidi="he-IL"/>
        </w:rPr>
        <w:t xml:space="preserve"> </w:t>
      </w:r>
      <w:r>
        <w:rPr>
          <w:rFonts w:hint="cs"/>
          <w:rtl/>
          <w:lang w:bidi="he-IL"/>
        </w:rPr>
        <w:t>את</w:t>
      </w:r>
      <w:r>
        <w:rPr>
          <w:rtl/>
          <w:lang w:bidi="he-IL"/>
        </w:rPr>
        <w:t xml:space="preserve"> </w:t>
      </w:r>
      <w:r>
        <w:rPr>
          <w:rFonts w:hint="cs"/>
          <w:rtl/>
          <w:lang w:bidi="he-IL"/>
        </w:rPr>
        <w:t>המערכת</w:t>
      </w:r>
      <w:r>
        <w:rPr>
          <w:rtl/>
          <w:lang w:bidi="he-IL"/>
        </w:rPr>
        <w:t xml:space="preserve"> </w:t>
      </w:r>
      <w:r>
        <w:rPr>
          <w:rFonts w:hint="cs"/>
          <w:rtl/>
          <w:lang w:bidi="he-IL"/>
        </w:rPr>
        <w:t>והשתמשתם</w:t>
      </w:r>
      <w:r>
        <w:rPr>
          <w:rtl/>
          <w:lang w:bidi="he-IL"/>
        </w:rPr>
        <w:t xml:space="preserve"> </w:t>
      </w:r>
      <w:r>
        <w:rPr>
          <w:rFonts w:hint="cs"/>
          <w:rtl/>
          <w:lang w:bidi="he-IL"/>
        </w:rPr>
        <w:t>ב</w:t>
      </w:r>
      <w:r>
        <w:rPr>
          <w:rtl/>
          <w:lang w:bidi="he-IL"/>
        </w:rPr>
        <w:t>-</w:t>
      </w:r>
      <w:r>
        <w:t>tracker</w:t>
      </w:r>
      <w:r>
        <w:rPr>
          <w:rtl/>
          <w:lang w:bidi="he-IL"/>
        </w:rPr>
        <w:t xml:space="preserve"> </w:t>
      </w:r>
      <w:r>
        <w:rPr>
          <w:rFonts w:hint="cs"/>
          <w:rtl/>
          <w:lang w:bidi="he-IL"/>
        </w:rPr>
        <w:t>כדי</w:t>
      </w:r>
      <w:r>
        <w:rPr>
          <w:rtl/>
          <w:lang w:bidi="he-IL"/>
        </w:rPr>
        <w:t xml:space="preserve"> </w:t>
      </w:r>
      <w:r>
        <w:rPr>
          <w:rFonts w:hint="cs"/>
          <w:rtl/>
          <w:lang w:bidi="he-IL"/>
        </w:rPr>
        <w:t>להוציא</w:t>
      </w:r>
      <w:r>
        <w:rPr>
          <w:rtl/>
          <w:lang w:bidi="he-IL"/>
        </w:rPr>
        <w:t xml:space="preserve"> </w:t>
      </w:r>
      <w:r>
        <w:rPr>
          <w:rFonts w:hint="cs"/>
          <w:rtl/>
          <w:lang w:bidi="he-IL"/>
        </w:rPr>
        <w:t>את</w:t>
      </w:r>
      <w:r>
        <w:rPr>
          <w:rtl/>
          <w:lang w:bidi="he-IL"/>
        </w:rPr>
        <w:t xml:space="preserve"> </w:t>
      </w:r>
      <w:r>
        <w:rPr>
          <w:rFonts w:hint="cs"/>
          <w:rtl/>
          <w:lang w:bidi="he-IL"/>
        </w:rPr>
        <w:t>המיקומים</w:t>
      </w:r>
      <w:r>
        <w:rPr>
          <w:rtl/>
          <w:lang w:bidi="he-IL"/>
        </w:rPr>
        <w:t xml:space="preserve">, </w:t>
      </w:r>
      <w:r>
        <w:rPr>
          <w:rFonts w:hint="cs"/>
          <w:rtl/>
          <w:lang w:bidi="he-IL"/>
        </w:rPr>
        <w:t>וכו</w:t>
      </w:r>
      <w:r>
        <w:rPr>
          <w:rtl/>
          <w:lang w:bidi="he-IL"/>
        </w:rPr>
        <w:t>'...</w:t>
      </w:r>
    </w:p>
  </w:comment>
  <w:comment w:id="12" w:author="Guy Raz" w:date="2025-07-07T14:09:00Z" w:initials="GR">
    <w:p w14:paraId="6E1711C6" w14:textId="77777777" w:rsidR="00F93789" w:rsidRDefault="00F93789" w:rsidP="00F93789">
      <w:pPr>
        <w:pStyle w:val="CommentText"/>
        <w:bidi/>
        <w:jc w:val="right"/>
      </w:pPr>
      <w:r>
        <w:rPr>
          <w:rStyle w:val="CommentReference"/>
        </w:rPr>
        <w:annotationRef/>
      </w:r>
      <w:r>
        <w:rPr>
          <w:rFonts w:hint="cs"/>
          <w:rtl/>
          <w:lang w:bidi="he-IL"/>
        </w:rPr>
        <w:t>סימולציות</w:t>
      </w:r>
      <w:r>
        <w:rPr>
          <w:rtl/>
          <w:lang w:bidi="he-IL"/>
        </w:rPr>
        <w:t xml:space="preserve"> </w:t>
      </w:r>
      <w:r>
        <w:rPr>
          <w:rFonts w:hint="cs"/>
          <w:rtl/>
          <w:lang w:bidi="he-IL"/>
        </w:rPr>
        <w:t>נומריות</w:t>
      </w:r>
      <w:r>
        <w:rPr>
          <w:rtl/>
          <w:lang w:bidi="he-IL"/>
        </w:rPr>
        <w:t xml:space="preserve"> </w:t>
      </w:r>
      <w:r>
        <w:rPr>
          <w:rFonts w:hint="cs"/>
          <w:rtl/>
          <w:lang w:bidi="he-IL"/>
        </w:rPr>
        <w:t>הן</w:t>
      </w:r>
      <w:r>
        <w:rPr>
          <w:rtl/>
          <w:lang w:bidi="he-IL"/>
        </w:rPr>
        <w:t xml:space="preserve"> </w:t>
      </w:r>
      <w:r>
        <w:rPr>
          <w:rFonts w:hint="cs"/>
          <w:rtl/>
          <w:lang w:bidi="he-IL"/>
        </w:rPr>
        <w:t>לא</w:t>
      </w:r>
      <w:r>
        <w:rPr>
          <w:rtl/>
          <w:lang w:bidi="he-IL"/>
        </w:rPr>
        <w:t xml:space="preserve"> "</w:t>
      </w:r>
      <w:r>
        <w:rPr>
          <w:rFonts w:hint="cs"/>
          <w:rtl/>
          <w:lang w:bidi="he-IL"/>
        </w:rPr>
        <w:t>מדוייקות</w:t>
      </w:r>
      <w:r>
        <w:rPr>
          <w:rtl/>
          <w:lang w:bidi="he-IL"/>
        </w:rPr>
        <w:t xml:space="preserve">", </w:t>
      </w:r>
      <w:r>
        <w:rPr>
          <w:rFonts w:hint="cs"/>
          <w:rtl/>
          <w:lang w:bidi="he-IL"/>
        </w:rPr>
        <w:t>אלא</w:t>
      </w:r>
      <w:r>
        <w:rPr>
          <w:rtl/>
          <w:lang w:bidi="he-IL"/>
        </w:rPr>
        <w:t xml:space="preserve"> </w:t>
      </w:r>
      <w:r>
        <w:rPr>
          <w:rFonts w:hint="cs"/>
          <w:rtl/>
          <w:lang w:bidi="he-IL"/>
        </w:rPr>
        <w:t>מהוות</w:t>
      </w:r>
      <w:r>
        <w:rPr>
          <w:rtl/>
          <w:lang w:bidi="he-IL"/>
        </w:rPr>
        <w:t xml:space="preserve"> </w:t>
      </w:r>
      <w:r>
        <w:rPr>
          <w:rFonts w:hint="cs"/>
          <w:rtl/>
          <w:lang w:bidi="he-IL"/>
        </w:rPr>
        <w:t>קירוב</w:t>
      </w:r>
      <w:r>
        <w:rPr>
          <w:rtl/>
          <w:lang w:bidi="he-IL"/>
        </w:rPr>
        <w:t xml:space="preserve"> </w:t>
      </w:r>
      <w:r>
        <w:rPr>
          <w:rFonts w:hint="cs"/>
          <w:rtl/>
          <w:lang w:bidi="he-IL"/>
        </w:rPr>
        <w:t>מסויים</w:t>
      </w:r>
      <w:r>
        <w:rPr>
          <w:rtl/>
          <w:lang w:bidi="he-IL"/>
        </w:rPr>
        <w:t xml:space="preserve"> </w:t>
      </w:r>
      <w:r>
        <w:rPr>
          <w:rFonts w:hint="cs"/>
          <w:rtl/>
          <w:lang w:bidi="he-IL"/>
        </w:rPr>
        <w:t>למציאות</w:t>
      </w:r>
      <w:r>
        <w:rPr>
          <w:rtl/>
          <w:lang w:bidi="he-IL"/>
        </w:rPr>
        <w:t>.</w:t>
      </w:r>
    </w:p>
  </w:comment>
  <w:comment w:id="13" w:author="Guy Raz" w:date="2025-06-11T14:15:00Z" w:initials="GR">
    <w:p w14:paraId="5A46EB32" w14:textId="31DE05A1" w:rsidR="005C2455" w:rsidRDefault="005C2455" w:rsidP="005C2455">
      <w:pPr>
        <w:pStyle w:val="CommentText"/>
        <w:bidi/>
        <w:jc w:val="right"/>
      </w:pPr>
      <w:r>
        <w:rPr>
          <w:rStyle w:val="CommentReference"/>
        </w:rPr>
        <w:annotationRef/>
      </w:r>
      <w:r>
        <w:rPr>
          <w:rFonts w:hint="cs"/>
          <w:rtl/>
          <w:lang w:bidi="he-IL"/>
        </w:rPr>
        <w:t>ומה</w:t>
      </w:r>
      <w:r>
        <w:rPr>
          <w:rtl/>
          <w:lang w:bidi="he-IL"/>
        </w:rPr>
        <w:t xml:space="preserve"> </w:t>
      </w:r>
      <w:r>
        <w:rPr>
          <w:rFonts w:hint="cs"/>
          <w:rtl/>
          <w:lang w:bidi="he-IL"/>
        </w:rPr>
        <w:t>עם</w:t>
      </w:r>
      <w:r>
        <w:rPr>
          <w:rtl/>
          <w:lang w:bidi="he-IL"/>
        </w:rPr>
        <w:t xml:space="preserve"> </w:t>
      </w:r>
      <w:r>
        <w:t>theta1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E3EF23" w15:done="1"/>
  <w15:commentEx w15:paraId="10301AA7" w15:done="1"/>
  <w15:commentEx w15:paraId="60D845EC" w15:done="1"/>
  <w15:commentEx w15:paraId="3EC08BC5" w15:done="1"/>
  <w15:commentEx w15:paraId="5BA4A24A" w15:done="1"/>
  <w15:commentEx w15:paraId="4245AF19" w15:done="1"/>
  <w15:commentEx w15:paraId="72CF2FD8" w15:done="1"/>
  <w15:commentEx w15:paraId="765A92B4" w15:done="1"/>
  <w15:commentEx w15:paraId="406D4A30" w15:done="1"/>
  <w15:commentEx w15:paraId="4499C333" w15:done="1"/>
  <w15:commentEx w15:paraId="08977326" w15:done="1"/>
  <w15:commentEx w15:paraId="6E1711C6" w15:done="1"/>
  <w15:commentEx w15:paraId="5A46EB3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0444F0" w16cex:dateUtc="2025-07-07T11:11:00Z"/>
  <w16cex:commentExtensible w16cex:durableId="5B04DC80" w16cex:dateUtc="2025-07-07T10:44:00Z"/>
  <w16cex:commentExtensible w16cex:durableId="64D8D463" w16cex:dateUtc="2025-06-11T11:15:00Z">
    <w16cex:extLst>
      <w16:ext w16:uri="{CE6994B0-6A32-4C9F-8C6B-6E91EDA988CE}">
        <cr:reactions xmlns:cr="http://schemas.microsoft.com/office/comments/2020/reactions">
          <cr:reaction reactionType="1">
            <cr:reactionInfo dateUtc="2025-06-14T11:43:50Z">
              <cr:user userId="e78ea4352343a40b" userProvider="Windows Live" userName="fadi ayoub"/>
            </cr:reactionInfo>
          </cr:reaction>
        </cr:reactions>
      </w16:ext>
    </w16cex:extLst>
  </w16cex:commentExtensible>
  <w16cex:commentExtensible w16cex:durableId="394DF2DC" w16cex:dateUtc="2025-06-11T11:15:00Z"/>
  <w16cex:commentExtensible w16cex:durableId="6242F7E7" w16cex:dateUtc="2025-07-07T11:00:00Z">
    <w16cex:extLst>
      <w16:ext w16:uri="{CE6994B0-6A32-4C9F-8C6B-6E91EDA988CE}">
        <cr:reactions xmlns:cr="http://schemas.microsoft.com/office/comments/2020/reactions">
          <cr:reaction reactionType="1">
            <cr:reactionInfo dateUtc="2026-08-19T17:04:23Z">
              <cr:user userId="S::1000661810@tzafon365.org.il::c14e38dc-96a8-429d-b1d4-b28f6d8d6fce" userProvider="AD" userName="פאדי איוב"/>
            </cr:reactionInfo>
          </cr:reaction>
        </cr:reactions>
      </w16:ext>
    </w16cex:extLst>
  </w16cex:commentExtensible>
  <w16cex:commentExtensible w16cex:durableId="00F7361A" w16cex:dateUtc="2025-07-07T11:04:00Z">
    <w16cex:extLst>
      <w16:ext w16:uri="{CE6994B0-6A32-4C9F-8C6B-6E91EDA988CE}">
        <cr:reactions xmlns:cr="http://schemas.microsoft.com/office/comments/2020/reactions">
          <cr:reaction reactionType="1">
            <cr:reactionInfo dateUtc="2025-12-09T15:57:50Z">
              <cr:user userId="e78ea4352343a40b" userProvider="Windows Live" userName="fadi ayoub"/>
            </cr:reactionInfo>
          </cr:reaction>
        </cr:reactions>
      </w16:ext>
    </w16cex:extLst>
  </w16cex:commentExtensible>
  <w16cex:commentExtensible w16cex:durableId="638964F7" w16cex:dateUtc="2025-07-07T11:04:00Z">
    <w16cex:extLst>
      <w16:ext w16:uri="{CE6994B0-6A32-4C9F-8C6B-6E91EDA988CE}">
        <cr:reactions xmlns:cr="http://schemas.microsoft.com/office/comments/2020/reactions">
          <cr:reaction reactionType="1">
            <cr:reactionInfo dateUtc="2025-12-09T15:57:50Z">
              <cr:user userId="e78ea4352343a40b" userProvider="Windows Live" userName="fadi ayoub"/>
            </cr:reactionInfo>
          </cr:reaction>
        </cr:reactions>
      </w16:ext>
    </w16cex:extLst>
  </w16cex:commentExtensible>
  <w16cex:commentExtensible w16cex:durableId="18297A2B" w16cex:dateUtc="2025-07-07T11:04:00Z"/>
  <w16cex:commentExtensible w16cex:durableId="2CD109CD" w16cex:dateUtc="2025-07-07T11:06:00Z"/>
  <w16cex:commentExtensible w16cex:durableId="1835958B" w16cex:dateUtc="2025-07-07T11:12:00Z"/>
  <w16cex:commentExtensible w16cex:durableId="6F2236CB" w16cex:dateUtc="2025-07-07T11:13:00Z"/>
  <w16cex:commentExtensible w16cex:durableId="4075298D" w16cex:dateUtc="2025-07-07T11:09:00Z"/>
  <w16cex:commentExtensible w16cex:durableId="4A290221" w16cex:dateUtc="2025-06-11T1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E3EF23" w16cid:durableId="6C0444F0"/>
  <w16cid:commentId w16cid:paraId="10301AA7" w16cid:durableId="5B04DC80"/>
  <w16cid:commentId w16cid:paraId="60D845EC" w16cid:durableId="64D8D463"/>
  <w16cid:commentId w16cid:paraId="3EC08BC5" w16cid:durableId="394DF2DC"/>
  <w16cid:commentId w16cid:paraId="5BA4A24A" w16cid:durableId="6242F7E7"/>
  <w16cid:commentId w16cid:paraId="4245AF19" w16cid:durableId="00F7361A"/>
  <w16cid:commentId w16cid:paraId="72CF2FD8" w16cid:durableId="638964F7"/>
  <w16cid:commentId w16cid:paraId="765A92B4" w16cid:durableId="18297A2B"/>
  <w16cid:commentId w16cid:paraId="406D4A30" w16cid:durableId="2CD109CD"/>
  <w16cid:commentId w16cid:paraId="4499C333" w16cid:durableId="1835958B"/>
  <w16cid:commentId w16cid:paraId="08977326" w16cid:durableId="6F2236CB"/>
  <w16cid:commentId w16cid:paraId="6E1711C6" w16cid:durableId="4075298D"/>
  <w16cid:commentId w16cid:paraId="5A46EB32" w16cid:durableId="4A2902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7391F" w14:textId="77777777" w:rsidR="00B91313" w:rsidRDefault="00B91313" w:rsidP="0071022A">
      <w:pPr>
        <w:spacing w:after="0" w:line="240" w:lineRule="auto"/>
      </w:pPr>
      <w:r>
        <w:separator/>
      </w:r>
    </w:p>
  </w:endnote>
  <w:endnote w:type="continuationSeparator" w:id="0">
    <w:p w14:paraId="28F7AED5" w14:textId="77777777" w:rsidR="00B91313" w:rsidRDefault="00B91313" w:rsidP="00710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CDB14" w14:textId="77777777" w:rsidR="00B91313" w:rsidRDefault="00B91313" w:rsidP="0071022A">
      <w:pPr>
        <w:spacing w:after="0" w:line="240" w:lineRule="auto"/>
      </w:pPr>
      <w:r>
        <w:separator/>
      </w:r>
    </w:p>
  </w:footnote>
  <w:footnote w:type="continuationSeparator" w:id="0">
    <w:p w14:paraId="783BA33D" w14:textId="77777777" w:rsidR="00B91313" w:rsidRDefault="00B91313" w:rsidP="0071022A">
      <w:pPr>
        <w:spacing w:after="0" w:line="240" w:lineRule="auto"/>
      </w:pPr>
      <w:r>
        <w:continuationSeparator/>
      </w:r>
    </w:p>
  </w:footnote>
  <w:footnote w:id="1">
    <w:p w14:paraId="537D9563" w14:textId="25068298" w:rsidR="00BE765E" w:rsidRDefault="00BE765E" w:rsidP="00BE765E">
      <w:pPr>
        <w:pStyle w:val="FootnoteText"/>
      </w:pPr>
    </w:p>
  </w:footnote>
  <w:footnote w:id="2">
    <w:p w14:paraId="785C0928" w14:textId="6324F13C" w:rsidR="0071022A" w:rsidRDefault="0071022A" w:rsidP="0071022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8B2"/>
    <w:multiLevelType w:val="multilevel"/>
    <w:tmpl w:val="903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782F"/>
    <w:multiLevelType w:val="multilevel"/>
    <w:tmpl w:val="E2D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B11C0"/>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0659"/>
    <w:multiLevelType w:val="multilevel"/>
    <w:tmpl w:val="7358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03F3D"/>
    <w:multiLevelType w:val="multilevel"/>
    <w:tmpl w:val="6E50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A5501"/>
    <w:multiLevelType w:val="hybridMultilevel"/>
    <w:tmpl w:val="EF2E3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450E66"/>
    <w:multiLevelType w:val="multilevel"/>
    <w:tmpl w:val="01A4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95162"/>
    <w:multiLevelType w:val="multilevel"/>
    <w:tmpl w:val="B4E06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43434"/>
    <w:multiLevelType w:val="multilevel"/>
    <w:tmpl w:val="E1C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827DA"/>
    <w:multiLevelType w:val="multilevel"/>
    <w:tmpl w:val="0194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95F49"/>
    <w:multiLevelType w:val="multilevel"/>
    <w:tmpl w:val="9C2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35EAB"/>
    <w:multiLevelType w:val="multilevel"/>
    <w:tmpl w:val="2898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BE6F24"/>
    <w:multiLevelType w:val="multilevel"/>
    <w:tmpl w:val="19E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F6E80"/>
    <w:multiLevelType w:val="multilevel"/>
    <w:tmpl w:val="05E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775C0"/>
    <w:multiLevelType w:val="multilevel"/>
    <w:tmpl w:val="179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947CF"/>
    <w:multiLevelType w:val="multilevel"/>
    <w:tmpl w:val="443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E5AB5"/>
    <w:multiLevelType w:val="multilevel"/>
    <w:tmpl w:val="24E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B2ED6"/>
    <w:multiLevelType w:val="multilevel"/>
    <w:tmpl w:val="FE1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4061E"/>
    <w:multiLevelType w:val="multilevel"/>
    <w:tmpl w:val="CBC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61D10"/>
    <w:multiLevelType w:val="multilevel"/>
    <w:tmpl w:val="4BC8A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832343">
    <w:abstractNumId w:val="18"/>
  </w:num>
  <w:num w:numId="2" w16cid:durableId="709257817">
    <w:abstractNumId w:val="5"/>
  </w:num>
  <w:num w:numId="3" w16cid:durableId="158426511">
    <w:abstractNumId w:val="9"/>
  </w:num>
  <w:num w:numId="4" w16cid:durableId="552238051">
    <w:abstractNumId w:val="11"/>
  </w:num>
  <w:num w:numId="5" w16cid:durableId="1047341857">
    <w:abstractNumId w:val="13"/>
  </w:num>
  <w:num w:numId="6" w16cid:durableId="63798757">
    <w:abstractNumId w:val="7"/>
  </w:num>
  <w:num w:numId="7" w16cid:durableId="1804498953">
    <w:abstractNumId w:val="17"/>
  </w:num>
  <w:num w:numId="8" w16cid:durableId="1190995110">
    <w:abstractNumId w:val="8"/>
  </w:num>
  <w:num w:numId="9" w16cid:durableId="1782337398">
    <w:abstractNumId w:val="19"/>
  </w:num>
  <w:num w:numId="10" w16cid:durableId="967587473">
    <w:abstractNumId w:val="16"/>
  </w:num>
  <w:num w:numId="11" w16cid:durableId="1658800794">
    <w:abstractNumId w:val="2"/>
  </w:num>
  <w:num w:numId="12" w16cid:durableId="1494027586">
    <w:abstractNumId w:val="14"/>
  </w:num>
  <w:num w:numId="13" w16cid:durableId="896666515">
    <w:abstractNumId w:val="0"/>
  </w:num>
  <w:num w:numId="14" w16cid:durableId="1538860005">
    <w:abstractNumId w:val="3"/>
  </w:num>
  <w:num w:numId="15" w16cid:durableId="1903908640">
    <w:abstractNumId w:val="15"/>
  </w:num>
  <w:num w:numId="16" w16cid:durableId="742265535">
    <w:abstractNumId w:val="4"/>
  </w:num>
  <w:num w:numId="17" w16cid:durableId="1969848175">
    <w:abstractNumId w:val="10"/>
  </w:num>
  <w:num w:numId="18" w16cid:durableId="1188179419">
    <w:abstractNumId w:val="1"/>
  </w:num>
  <w:num w:numId="19" w16cid:durableId="503864714">
    <w:abstractNumId w:val="12"/>
  </w:num>
  <w:num w:numId="20" w16cid:durableId="20521975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y Raz">
    <w15:presenceInfo w15:providerId="Windows Live" w15:userId="4f4f99c63afe22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FA"/>
    <w:rsid w:val="00002584"/>
    <w:rsid w:val="000543A4"/>
    <w:rsid w:val="0009689D"/>
    <w:rsid w:val="000A4BE0"/>
    <w:rsid w:val="000C392A"/>
    <w:rsid w:val="000F3A4D"/>
    <w:rsid w:val="001305CF"/>
    <w:rsid w:val="00136A5E"/>
    <w:rsid w:val="00193EEC"/>
    <w:rsid w:val="001A3300"/>
    <w:rsid w:val="001A6ABB"/>
    <w:rsid w:val="001B21A6"/>
    <w:rsid w:val="001D0B75"/>
    <w:rsid w:val="00246B6A"/>
    <w:rsid w:val="00256487"/>
    <w:rsid w:val="002735B8"/>
    <w:rsid w:val="00290580"/>
    <w:rsid w:val="002F1738"/>
    <w:rsid w:val="002F26F5"/>
    <w:rsid w:val="002F327C"/>
    <w:rsid w:val="002F44CD"/>
    <w:rsid w:val="003029DC"/>
    <w:rsid w:val="00302E08"/>
    <w:rsid w:val="00341D13"/>
    <w:rsid w:val="00342D00"/>
    <w:rsid w:val="00352A80"/>
    <w:rsid w:val="003534C2"/>
    <w:rsid w:val="00370D64"/>
    <w:rsid w:val="003B3AF9"/>
    <w:rsid w:val="003B6050"/>
    <w:rsid w:val="003C01D6"/>
    <w:rsid w:val="003E3030"/>
    <w:rsid w:val="003E7C95"/>
    <w:rsid w:val="003F4381"/>
    <w:rsid w:val="004279CC"/>
    <w:rsid w:val="0043655B"/>
    <w:rsid w:val="004450FA"/>
    <w:rsid w:val="00463C7B"/>
    <w:rsid w:val="00490DED"/>
    <w:rsid w:val="00494D96"/>
    <w:rsid w:val="004B5DA6"/>
    <w:rsid w:val="004C779B"/>
    <w:rsid w:val="004E300D"/>
    <w:rsid w:val="00510AB9"/>
    <w:rsid w:val="00524D40"/>
    <w:rsid w:val="00527BC4"/>
    <w:rsid w:val="00534390"/>
    <w:rsid w:val="00546830"/>
    <w:rsid w:val="005A3675"/>
    <w:rsid w:val="005C2455"/>
    <w:rsid w:val="005C6276"/>
    <w:rsid w:val="005D38F0"/>
    <w:rsid w:val="005E26FA"/>
    <w:rsid w:val="0060774A"/>
    <w:rsid w:val="00623BEE"/>
    <w:rsid w:val="00634B98"/>
    <w:rsid w:val="006455DF"/>
    <w:rsid w:val="0064715E"/>
    <w:rsid w:val="00675B07"/>
    <w:rsid w:val="00676A60"/>
    <w:rsid w:val="00692750"/>
    <w:rsid w:val="006940AE"/>
    <w:rsid w:val="006A5666"/>
    <w:rsid w:val="006D015E"/>
    <w:rsid w:val="006E2989"/>
    <w:rsid w:val="006E5914"/>
    <w:rsid w:val="006F4D5B"/>
    <w:rsid w:val="0071022A"/>
    <w:rsid w:val="007221F1"/>
    <w:rsid w:val="007809EE"/>
    <w:rsid w:val="0078191C"/>
    <w:rsid w:val="007876D6"/>
    <w:rsid w:val="007A21BD"/>
    <w:rsid w:val="007A6B21"/>
    <w:rsid w:val="007C3823"/>
    <w:rsid w:val="008151B4"/>
    <w:rsid w:val="00837587"/>
    <w:rsid w:val="00856EEB"/>
    <w:rsid w:val="008C459A"/>
    <w:rsid w:val="008C6806"/>
    <w:rsid w:val="008E7C84"/>
    <w:rsid w:val="0091663F"/>
    <w:rsid w:val="009209C9"/>
    <w:rsid w:val="009515E7"/>
    <w:rsid w:val="009637A7"/>
    <w:rsid w:val="00976741"/>
    <w:rsid w:val="0098030C"/>
    <w:rsid w:val="0098080C"/>
    <w:rsid w:val="009868AB"/>
    <w:rsid w:val="009B087A"/>
    <w:rsid w:val="009B3948"/>
    <w:rsid w:val="009B649D"/>
    <w:rsid w:val="009C236D"/>
    <w:rsid w:val="009E2FCF"/>
    <w:rsid w:val="009E4C10"/>
    <w:rsid w:val="009E7136"/>
    <w:rsid w:val="00A26C09"/>
    <w:rsid w:val="00A311DA"/>
    <w:rsid w:val="00A31FFD"/>
    <w:rsid w:val="00A4310B"/>
    <w:rsid w:val="00A61F6C"/>
    <w:rsid w:val="00A76782"/>
    <w:rsid w:val="00A8033B"/>
    <w:rsid w:val="00A8750C"/>
    <w:rsid w:val="00AD2F9D"/>
    <w:rsid w:val="00AD780F"/>
    <w:rsid w:val="00AE2B17"/>
    <w:rsid w:val="00AE7D20"/>
    <w:rsid w:val="00AF2F74"/>
    <w:rsid w:val="00AF651C"/>
    <w:rsid w:val="00B31BE4"/>
    <w:rsid w:val="00B3357F"/>
    <w:rsid w:val="00B45988"/>
    <w:rsid w:val="00B74768"/>
    <w:rsid w:val="00B91313"/>
    <w:rsid w:val="00BA0F81"/>
    <w:rsid w:val="00BB0B25"/>
    <w:rsid w:val="00BE3B0D"/>
    <w:rsid w:val="00BE765E"/>
    <w:rsid w:val="00BF296D"/>
    <w:rsid w:val="00C45DF4"/>
    <w:rsid w:val="00CD6181"/>
    <w:rsid w:val="00CE2D5E"/>
    <w:rsid w:val="00CE3C39"/>
    <w:rsid w:val="00CF1A6B"/>
    <w:rsid w:val="00D075B5"/>
    <w:rsid w:val="00D43B29"/>
    <w:rsid w:val="00D55399"/>
    <w:rsid w:val="00D72185"/>
    <w:rsid w:val="00D753B5"/>
    <w:rsid w:val="00DE2DD6"/>
    <w:rsid w:val="00DE791E"/>
    <w:rsid w:val="00E1449F"/>
    <w:rsid w:val="00E22C7E"/>
    <w:rsid w:val="00E34864"/>
    <w:rsid w:val="00E568C0"/>
    <w:rsid w:val="00E7733B"/>
    <w:rsid w:val="00EA5808"/>
    <w:rsid w:val="00EB2690"/>
    <w:rsid w:val="00EB68A1"/>
    <w:rsid w:val="00EF18BE"/>
    <w:rsid w:val="00F12488"/>
    <w:rsid w:val="00F12D6C"/>
    <w:rsid w:val="00F3034A"/>
    <w:rsid w:val="00F45041"/>
    <w:rsid w:val="00F71331"/>
    <w:rsid w:val="00F93789"/>
    <w:rsid w:val="00FB080E"/>
    <w:rsid w:val="00FC628B"/>
    <w:rsid w:val="00FD26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CB68"/>
  <w15:chartTrackingRefBased/>
  <w15:docId w15:val="{25264106-A916-43A1-977C-66997BD4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6FA"/>
  </w:style>
  <w:style w:type="paragraph" w:styleId="Heading1">
    <w:name w:val="heading 1"/>
    <w:basedOn w:val="Normal"/>
    <w:next w:val="Normal"/>
    <w:link w:val="Heading1Char"/>
    <w:uiPriority w:val="9"/>
    <w:qFormat/>
    <w:rsid w:val="005E2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6FA"/>
    <w:rPr>
      <w:rFonts w:eastAsiaTheme="majorEastAsia" w:cstheme="majorBidi"/>
      <w:color w:val="272727" w:themeColor="text1" w:themeTint="D8"/>
    </w:rPr>
  </w:style>
  <w:style w:type="paragraph" w:styleId="Title">
    <w:name w:val="Title"/>
    <w:basedOn w:val="Normal"/>
    <w:next w:val="Normal"/>
    <w:link w:val="TitleChar"/>
    <w:uiPriority w:val="10"/>
    <w:qFormat/>
    <w:rsid w:val="005E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6FA"/>
    <w:pPr>
      <w:spacing w:before="160"/>
      <w:jc w:val="center"/>
    </w:pPr>
    <w:rPr>
      <w:i/>
      <w:iCs/>
      <w:color w:val="404040" w:themeColor="text1" w:themeTint="BF"/>
    </w:rPr>
  </w:style>
  <w:style w:type="character" w:customStyle="1" w:styleId="QuoteChar">
    <w:name w:val="Quote Char"/>
    <w:basedOn w:val="DefaultParagraphFont"/>
    <w:link w:val="Quote"/>
    <w:uiPriority w:val="29"/>
    <w:rsid w:val="005E26FA"/>
    <w:rPr>
      <w:i/>
      <w:iCs/>
      <w:color w:val="404040" w:themeColor="text1" w:themeTint="BF"/>
    </w:rPr>
  </w:style>
  <w:style w:type="paragraph" w:styleId="ListParagraph">
    <w:name w:val="List Paragraph"/>
    <w:basedOn w:val="Normal"/>
    <w:uiPriority w:val="34"/>
    <w:qFormat/>
    <w:rsid w:val="005E26FA"/>
    <w:pPr>
      <w:ind w:left="720"/>
      <w:contextualSpacing/>
    </w:pPr>
  </w:style>
  <w:style w:type="character" w:styleId="IntenseEmphasis">
    <w:name w:val="Intense Emphasis"/>
    <w:basedOn w:val="DefaultParagraphFont"/>
    <w:uiPriority w:val="21"/>
    <w:qFormat/>
    <w:rsid w:val="005E26FA"/>
    <w:rPr>
      <w:i/>
      <w:iCs/>
      <w:color w:val="0F4761" w:themeColor="accent1" w:themeShade="BF"/>
    </w:rPr>
  </w:style>
  <w:style w:type="paragraph" w:styleId="IntenseQuote">
    <w:name w:val="Intense Quote"/>
    <w:basedOn w:val="Normal"/>
    <w:next w:val="Normal"/>
    <w:link w:val="IntenseQuoteChar"/>
    <w:uiPriority w:val="30"/>
    <w:qFormat/>
    <w:rsid w:val="005E2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6FA"/>
    <w:rPr>
      <w:i/>
      <w:iCs/>
      <w:color w:val="0F4761" w:themeColor="accent1" w:themeShade="BF"/>
    </w:rPr>
  </w:style>
  <w:style w:type="character" w:styleId="IntenseReference">
    <w:name w:val="Intense Reference"/>
    <w:basedOn w:val="DefaultParagraphFont"/>
    <w:uiPriority w:val="32"/>
    <w:qFormat/>
    <w:rsid w:val="005E26FA"/>
    <w:rPr>
      <w:b/>
      <w:bCs/>
      <w:smallCaps/>
      <w:color w:val="0F4761" w:themeColor="accent1" w:themeShade="BF"/>
      <w:spacing w:val="5"/>
    </w:rPr>
  </w:style>
  <w:style w:type="paragraph" w:styleId="NormalWeb">
    <w:name w:val="Normal (Web)"/>
    <w:basedOn w:val="Normal"/>
    <w:uiPriority w:val="99"/>
    <w:semiHidden/>
    <w:unhideWhenUsed/>
    <w:rsid w:val="008E7C84"/>
    <w:rPr>
      <w:rFonts w:ascii="Times New Roman" w:hAnsi="Times New Roman" w:cs="Times New Roman"/>
    </w:rPr>
  </w:style>
  <w:style w:type="character" w:styleId="Hyperlink">
    <w:name w:val="Hyperlink"/>
    <w:basedOn w:val="DefaultParagraphFont"/>
    <w:uiPriority w:val="99"/>
    <w:unhideWhenUsed/>
    <w:rsid w:val="00AF2F74"/>
    <w:rPr>
      <w:color w:val="467886" w:themeColor="hyperlink"/>
      <w:u w:val="single"/>
    </w:rPr>
  </w:style>
  <w:style w:type="character" w:styleId="UnresolvedMention">
    <w:name w:val="Unresolved Mention"/>
    <w:basedOn w:val="DefaultParagraphFont"/>
    <w:uiPriority w:val="99"/>
    <w:semiHidden/>
    <w:unhideWhenUsed/>
    <w:rsid w:val="00AF2F74"/>
    <w:rPr>
      <w:color w:val="605E5C"/>
      <w:shd w:val="clear" w:color="auto" w:fill="E1DFDD"/>
    </w:rPr>
  </w:style>
  <w:style w:type="character" w:styleId="PlaceholderText">
    <w:name w:val="Placeholder Text"/>
    <w:basedOn w:val="DefaultParagraphFont"/>
    <w:uiPriority w:val="99"/>
    <w:semiHidden/>
    <w:rsid w:val="00546830"/>
    <w:rPr>
      <w:color w:val="666666"/>
    </w:rPr>
  </w:style>
  <w:style w:type="character" w:styleId="FollowedHyperlink">
    <w:name w:val="FollowedHyperlink"/>
    <w:basedOn w:val="DefaultParagraphFont"/>
    <w:uiPriority w:val="99"/>
    <w:semiHidden/>
    <w:unhideWhenUsed/>
    <w:rsid w:val="009209C9"/>
    <w:rPr>
      <w:color w:val="96607D" w:themeColor="followedHyperlink"/>
      <w:u w:val="single"/>
    </w:rPr>
  </w:style>
  <w:style w:type="character" w:styleId="CommentReference">
    <w:name w:val="annotation reference"/>
    <w:basedOn w:val="DefaultParagraphFont"/>
    <w:uiPriority w:val="99"/>
    <w:semiHidden/>
    <w:unhideWhenUsed/>
    <w:rsid w:val="00A8033B"/>
    <w:rPr>
      <w:sz w:val="16"/>
      <w:szCs w:val="16"/>
    </w:rPr>
  </w:style>
  <w:style w:type="paragraph" w:styleId="CommentText">
    <w:name w:val="annotation text"/>
    <w:basedOn w:val="Normal"/>
    <w:link w:val="CommentTextChar"/>
    <w:uiPriority w:val="99"/>
    <w:unhideWhenUsed/>
    <w:rsid w:val="00A8033B"/>
    <w:pPr>
      <w:spacing w:line="240" w:lineRule="auto"/>
    </w:pPr>
    <w:rPr>
      <w:sz w:val="20"/>
      <w:szCs w:val="20"/>
    </w:rPr>
  </w:style>
  <w:style w:type="character" w:customStyle="1" w:styleId="CommentTextChar">
    <w:name w:val="Comment Text Char"/>
    <w:basedOn w:val="DefaultParagraphFont"/>
    <w:link w:val="CommentText"/>
    <w:uiPriority w:val="99"/>
    <w:rsid w:val="00A8033B"/>
    <w:rPr>
      <w:sz w:val="20"/>
      <w:szCs w:val="20"/>
    </w:rPr>
  </w:style>
  <w:style w:type="paragraph" w:styleId="CommentSubject">
    <w:name w:val="annotation subject"/>
    <w:basedOn w:val="CommentText"/>
    <w:next w:val="CommentText"/>
    <w:link w:val="CommentSubjectChar"/>
    <w:uiPriority w:val="99"/>
    <w:semiHidden/>
    <w:unhideWhenUsed/>
    <w:rsid w:val="00A8033B"/>
    <w:rPr>
      <w:b/>
      <w:bCs/>
    </w:rPr>
  </w:style>
  <w:style w:type="character" w:customStyle="1" w:styleId="CommentSubjectChar">
    <w:name w:val="Comment Subject Char"/>
    <w:basedOn w:val="CommentTextChar"/>
    <w:link w:val="CommentSubject"/>
    <w:uiPriority w:val="99"/>
    <w:semiHidden/>
    <w:rsid w:val="00A8033B"/>
    <w:rPr>
      <w:b/>
      <w:bCs/>
      <w:sz w:val="20"/>
      <w:szCs w:val="20"/>
    </w:rPr>
  </w:style>
  <w:style w:type="paragraph" w:styleId="EndnoteText">
    <w:name w:val="endnote text"/>
    <w:basedOn w:val="Normal"/>
    <w:link w:val="EndnoteTextChar"/>
    <w:uiPriority w:val="99"/>
    <w:semiHidden/>
    <w:unhideWhenUsed/>
    <w:rsid w:val="007102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022A"/>
    <w:rPr>
      <w:sz w:val="20"/>
      <w:szCs w:val="20"/>
    </w:rPr>
  </w:style>
  <w:style w:type="character" w:styleId="EndnoteReference">
    <w:name w:val="endnote reference"/>
    <w:basedOn w:val="DefaultParagraphFont"/>
    <w:uiPriority w:val="99"/>
    <w:semiHidden/>
    <w:unhideWhenUsed/>
    <w:rsid w:val="0071022A"/>
    <w:rPr>
      <w:vertAlign w:val="superscript"/>
    </w:rPr>
  </w:style>
  <w:style w:type="paragraph" w:styleId="FootnoteText">
    <w:name w:val="footnote text"/>
    <w:basedOn w:val="Normal"/>
    <w:link w:val="FootnoteTextChar"/>
    <w:uiPriority w:val="99"/>
    <w:semiHidden/>
    <w:unhideWhenUsed/>
    <w:rsid w:val="007102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022A"/>
    <w:rPr>
      <w:sz w:val="20"/>
      <w:szCs w:val="20"/>
    </w:rPr>
  </w:style>
  <w:style w:type="character" w:styleId="FootnoteReference">
    <w:name w:val="footnote reference"/>
    <w:basedOn w:val="DefaultParagraphFont"/>
    <w:uiPriority w:val="99"/>
    <w:semiHidden/>
    <w:unhideWhenUsed/>
    <w:rsid w:val="0071022A"/>
    <w:rPr>
      <w:vertAlign w:val="superscript"/>
    </w:rPr>
  </w:style>
  <w:style w:type="paragraph" w:styleId="Revision">
    <w:name w:val="Revision"/>
    <w:hidden/>
    <w:uiPriority w:val="99"/>
    <w:semiHidden/>
    <w:rsid w:val="00A875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3340">
      <w:bodyDiv w:val="1"/>
      <w:marLeft w:val="0"/>
      <w:marRight w:val="0"/>
      <w:marTop w:val="0"/>
      <w:marBottom w:val="0"/>
      <w:divBdr>
        <w:top w:val="none" w:sz="0" w:space="0" w:color="auto"/>
        <w:left w:val="none" w:sz="0" w:space="0" w:color="auto"/>
        <w:bottom w:val="none" w:sz="0" w:space="0" w:color="auto"/>
        <w:right w:val="none" w:sz="0" w:space="0" w:color="auto"/>
      </w:divBdr>
    </w:div>
    <w:div w:id="42950130">
      <w:bodyDiv w:val="1"/>
      <w:marLeft w:val="0"/>
      <w:marRight w:val="0"/>
      <w:marTop w:val="0"/>
      <w:marBottom w:val="0"/>
      <w:divBdr>
        <w:top w:val="none" w:sz="0" w:space="0" w:color="auto"/>
        <w:left w:val="none" w:sz="0" w:space="0" w:color="auto"/>
        <w:bottom w:val="none" w:sz="0" w:space="0" w:color="auto"/>
        <w:right w:val="none" w:sz="0" w:space="0" w:color="auto"/>
      </w:divBdr>
    </w:div>
    <w:div w:id="59255905">
      <w:bodyDiv w:val="1"/>
      <w:marLeft w:val="0"/>
      <w:marRight w:val="0"/>
      <w:marTop w:val="0"/>
      <w:marBottom w:val="0"/>
      <w:divBdr>
        <w:top w:val="none" w:sz="0" w:space="0" w:color="auto"/>
        <w:left w:val="none" w:sz="0" w:space="0" w:color="auto"/>
        <w:bottom w:val="none" w:sz="0" w:space="0" w:color="auto"/>
        <w:right w:val="none" w:sz="0" w:space="0" w:color="auto"/>
      </w:divBdr>
    </w:div>
    <w:div w:id="61872418">
      <w:bodyDiv w:val="1"/>
      <w:marLeft w:val="0"/>
      <w:marRight w:val="0"/>
      <w:marTop w:val="0"/>
      <w:marBottom w:val="0"/>
      <w:divBdr>
        <w:top w:val="none" w:sz="0" w:space="0" w:color="auto"/>
        <w:left w:val="none" w:sz="0" w:space="0" w:color="auto"/>
        <w:bottom w:val="none" w:sz="0" w:space="0" w:color="auto"/>
        <w:right w:val="none" w:sz="0" w:space="0" w:color="auto"/>
      </w:divBdr>
      <w:divsChild>
        <w:div w:id="1601378229">
          <w:marLeft w:val="0"/>
          <w:marRight w:val="0"/>
          <w:marTop w:val="0"/>
          <w:marBottom w:val="0"/>
          <w:divBdr>
            <w:top w:val="none" w:sz="0" w:space="0" w:color="auto"/>
            <w:left w:val="none" w:sz="0" w:space="0" w:color="auto"/>
            <w:bottom w:val="none" w:sz="0" w:space="0" w:color="auto"/>
            <w:right w:val="none" w:sz="0" w:space="0" w:color="auto"/>
          </w:divBdr>
          <w:divsChild>
            <w:div w:id="1158694876">
              <w:marLeft w:val="0"/>
              <w:marRight w:val="0"/>
              <w:marTop w:val="0"/>
              <w:marBottom w:val="0"/>
              <w:divBdr>
                <w:top w:val="none" w:sz="0" w:space="0" w:color="auto"/>
                <w:left w:val="none" w:sz="0" w:space="0" w:color="auto"/>
                <w:bottom w:val="none" w:sz="0" w:space="0" w:color="auto"/>
                <w:right w:val="none" w:sz="0" w:space="0" w:color="auto"/>
              </w:divBdr>
              <w:divsChild>
                <w:div w:id="641691951">
                  <w:marLeft w:val="0"/>
                  <w:marRight w:val="0"/>
                  <w:marTop w:val="0"/>
                  <w:marBottom w:val="0"/>
                  <w:divBdr>
                    <w:top w:val="none" w:sz="0" w:space="0" w:color="auto"/>
                    <w:left w:val="none" w:sz="0" w:space="0" w:color="auto"/>
                    <w:bottom w:val="none" w:sz="0" w:space="0" w:color="auto"/>
                    <w:right w:val="none" w:sz="0" w:space="0" w:color="auto"/>
                  </w:divBdr>
                  <w:divsChild>
                    <w:div w:id="332608637">
                      <w:marLeft w:val="0"/>
                      <w:marRight w:val="0"/>
                      <w:marTop w:val="0"/>
                      <w:marBottom w:val="0"/>
                      <w:divBdr>
                        <w:top w:val="none" w:sz="0" w:space="0" w:color="auto"/>
                        <w:left w:val="none" w:sz="0" w:space="0" w:color="auto"/>
                        <w:bottom w:val="none" w:sz="0" w:space="0" w:color="auto"/>
                        <w:right w:val="none" w:sz="0" w:space="0" w:color="auto"/>
                      </w:divBdr>
                      <w:divsChild>
                        <w:div w:id="1607690608">
                          <w:marLeft w:val="0"/>
                          <w:marRight w:val="0"/>
                          <w:marTop w:val="0"/>
                          <w:marBottom w:val="0"/>
                          <w:divBdr>
                            <w:top w:val="none" w:sz="0" w:space="0" w:color="auto"/>
                            <w:left w:val="none" w:sz="0" w:space="0" w:color="auto"/>
                            <w:bottom w:val="none" w:sz="0" w:space="0" w:color="auto"/>
                            <w:right w:val="none" w:sz="0" w:space="0" w:color="auto"/>
                          </w:divBdr>
                          <w:divsChild>
                            <w:div w:id="1673097330">
                              <w:marLeft w:val="0"/>
                              <w:marRight w:val="0"/>
                              <w:marTop w:val="0"/>
                              <w:marBottom w:val="0"/>
                              <w:divBdr>
                                <w:top w:val="none" w:sz="0" w:space="0" w:color="auto"/>
                                <w:left w:val="none" w:sz="0" w:space="0" w:color="auto"/>
                                <w:bottom w:val="none" w:sz="0" w:space="0" w:color="auto"/>
                                <w:right w:val="none" w:sz="0" w:space="0" w:color="auto"/>
                              </w:divBdr>
                              <w:divsChild>
                                <w:div w:id="755516110">
                                  <w:marLeft w:val="0"/>
                                  <w:marRight w:val="0"/>
                                  <w:marTop w:val="0"/>
                                  <w:marBottom w:val="0"/>
                                  <w:divBdr>
                                    <w:top w:val="none" w:sz="0" w:space="0" w:color="auto"/>
                                    <w:left w:val="none" w:sz="0" w:space="0" w:color="auto"/>
                                    <w:bottom w:val="none" w:sz="0" w:space="0" w:color="auto"/>
                                    <w:right w:val="none" w:sz="0" w:space="0" w:color="auto"/>
                                  </w:divBdr>
                                  <w:divsChild>
                                    <w:div w:id="14698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61240">
      <w:bodyDiv w:val="1"/>
      <w:marLeft w:val="0"/>
      <w:marRight w:val="0"/>
      <w:marTop w:val="0"/>
      <w:marBottom w:val="0"/>
      <w:divBdr>
        <w:top w:val="none" w:sz="0" w:space="0" w:color="auto"/>
        <w:left w:val="none" w:sz="0" w:space="0" w:color="auto"/>
        <w:bottom w:val="none" w:sz="0" w:space="0" w:color="auto"/>
        <w:right w:val="none" w:sz="0" w:space="0" w:color="auto"/>
      </w:divBdr>
    </w:div>
    <w:div w:id="183180341">
      <w:bodyDiv w:val="1"/>
      <w:marLeft w:val="0"/>
      <w:marRight w:val="0"/>
      <w:marTop w:val="0"/>
      <w:marBottom w:val="0"/>
      <w:divBdr>
        <w:top w:val="none" w:sz="0" w:space="0" w:color="auto"/>
        <w:left w:val="none" w:sz="0" w:space="0" w:color="auto"/>
        <w:bottom w:val="none" w:sz="0" w:space="0" w:color="auto"/>
        <w:right w:val="none" w:sz="0" w:space="0" w:color="auto"/>
      </w:divBdr>
    </w:div>
    <w:div w:id="193930492">
      <w:bodyDiv w:val="1"/>
      <w:marLeft w:val="0"/>
      <w:marRight w:val="0"/>
      <w:marTop w:val="0"/>
      <w:marBottom w:val="0"/>
      <w:divBdr>
        <w:top w:val="none" w:sz="0" w:space="0" w:color="auto"/>
        <w:left w:val="none" w:sz="0" w:space="0" w:color="auto"/>
        <w:bottom w:val="none" w:sz="0" w:space="0" w:color="auto"/>
        <w:right w:val="none" w:sz="0" w:space="0" w:color="auto"/>
      </w:divBdr>
    </w:div>
    <w:div w:id="212928639">
      <w:bodyDiv w:val="1"/>
      <w:marLeft w:val="0"/>
      <w:marRight w:val="0"/>
      <w:marTop w:val="0"/>
      <w:marBottom w:val="0"/>
      <w:divBdr>
        <w:top w:val="none" w:sz="0" w:space="0" w:color="auto"/>
        <w:left w:val="none" w:sz="0" w:space="0" w:color="auto"/>
        <w:bottom w:val="none" w:sz="0" w:space="0" w:color="auto"/>
        <w:right w:val="none" w:sz="0" w:space="0" w:color="auto"/>
      </w:divBdr>
    </w:div>
    <w:div w:id="270209446">
      <w:bodyDiv w:val="1"/>
      <w:marLeft w:val="0"/>
      <w:marRight w:val="0"/>
      <w:marTop w:val="0"/>
      <w:marBottom w:val="0"/>
      <w:divBdr>
        <w:top w:val="none" w:sz="0" w:space="0" w:color="auto"/>
        <w:left w:val="none" w:sz="0" w:space="0" w:color="auto"/>
        <w:bottom w:val="none" w:sz="0" w:space="0" w:color="auto"/>
        <w:right w:val="none" w:sz="0" w:space="0" w:color="auto"/>
      </w:divBdr>
    </w:div>
    <w:div w:id="332341344">
      <w:bodyDiv w:val="1"/>
      <w:marLeft w:val="0"/>
      <w:marRight w:val="0"/>
      <w:marTop w:val="0"/>
      <w:marBottom w:val="0"/>
      <w:divBdr>
        <w:top w:val="none" w:sz="0" w:space="0" w:color="auto"/>
        <w:left w:val="none" w:sz="0" w:space="0" w:color="auto"/>
        <w:bottom w:val="none" w:sz="0" w:space="0" w:color="auto"/>
        <w:right w:val="none" w:sz="0" w:space="0" w:color="auto"/>
      </w:divBdr>
    </w:div>
    <w:div w:id="353774334">
      <w:bodyDiv w:val="1"/>
      <w:marLeft w:val="0"/>
      <w:marRight w:val="0"/>
      <w:marTop w:val="0"/>
      <w:marBottom w:val="0"/>
      <w:divBdr>
        <w:top w:val="none" w:sz="0" w:space="0" w:color="auto"/>
        <w:left w:val="none" w:sz="0" w:space="0" w:color="auto"/>
        <w:bottom w:val="none" w:sz="0" w:space="0" w:color="auto"/>
        <w:right w:val="none" w:sz="0" w:space="0" w:color="auto"/>
      </w:divBdr>
    </w:div>
    <w:div w:id="391579371">
      <w:bodyDiv w:val="1"/>
      <w:marLeft w:val="0"/>
      <w:marRight w:val="0"/>
      <w:marTop w:val="0"/>
      <w:marBottom w:val="0"/>
      <w:divBdr>
        <w:top w:val="none" w:sz="0" w:space="0" w:color="auto"/>
        <w:left w:val="none" w:sz="0" w:space="0" w:color="auto"/>
        <w:bottom w:val="none" w:sz="0" w:space="0" w:color="auto"/>
        <w:right w:val="none" w:sz="0" w:space="0" w:color="auto"/>
      </w:divBdr>
    </w:div>
    <w:div w:id="411704467">
      <w:bodyDiv w:val="1"/>
      <w:marLeft w:val="0"/>
      <w:marRight w:val="0"/>
      <w:marTop w:val="0"/>
      <w:marBottom w:val="0"/>
      <w:divBdr>
        <w:top w:val="none" w:sz="0" w:space="0" w:color="auto"/>
        <w:left w:val="none" w:sz="0" w:space="0" w:color="auto"/>
        <w:bottom w:val="none" w:sz="0" w:space="0" w:color="auto"/>
        <w:right w:val="none" w:sz="0" w:space="0" w:color="auto"/>
      </w:divBdr>
    </w:div>
    <w:div w:id="428082945">
      <w:bodyDiv w:val="1"/>
      <w:marLeft w:val="0"/>
      <w:marRight w:val="0"/>
      <w:marTop w:val="0"/>
      <w:marBottom w:val="0"/>
      <w:divBdr>
        <w:top w:val="none" w:sz="0" w:space="0" w:color="auto"/>
        <w:left w:val="none" w:sz="0" w:space="0" w:color="auto"/>
        <w:bottom w:val="none" w:sz="0" w:space="0" w:color="auto"/>
        <w:right w:val="none" w:sz="0" w:space="0" w:color="auto"/>
      </w:divBdr>
    </w:div>
    <w:div w:id="453449088">
      <w:bodyDiv w:val="1"/>
      <w:marLeft w:val="0"/>
      <w:marRight w:val="0"/>
      <w:marTop w:val="0"/>
      <w:marBottom w:val="0"/>
      <w:divBdr>
        <w:top w:val="none" w:sz="0" w:space="0" w:color="auto"/>
        <w:left w:val="none" w:sz="0" w:space="0" w:color="auto"/>
        <w:bottom w:val="none" w:sz="0" w:space="0" w:color="auto"/>
        <w:right w:val="none" w:sz="0" w:space="0" w:color="auto"/>
      </w:divBdr>
    </w:div>
    <w:div w:id="474102061">
      <w:bodyDiv w:val="1"/>
      <w:marLeft w:val="0"/>
      <w:marRight w:val="0"/>
      <w:marTop w:val="0"/>
      <w:marBottom w:val="0"/>
      <w:divBdr>
        <w:top w:val="none" w:sz="0" w:space="0" w:color="auto"/>
        <w:left w:val="none" w:sz="0" w:space="0" w:color="auto"/>
        <w:bottom w:val="none" w:sz="0" w:space="0" w:color="auto"/>
        <w:right w:val="none" w:sz="0" w:space="0" w:color="auto"/>
      </w:divBdr>
    </w:div>
    <w:div w:id="506292342">
      <w:bodyDiv w:val="1"/>
      <w:marLeft w:val="0"/>
      <w:marRight w:val="0"/>
      <w:marTop w:val="0"/>
      <w:marBottom w:val="0"/>
      <w:divBdr>
        <w:top w:val="none" w:sz="0" w:space="0" w:color="auto"/>
        <w:left w:val="none" w:sz="0" w:space="0" w:color="auto"/>
        <w:bottom w:val="none" w:sz="0" w:space="0" w:color="auto"/>
        <w:right w:val="none" w:sz="0" w:space="0" w:color="auto"/>
      </w:divBdr>
      <w:divsChild>
        <w:div w:id="445808389">
          <w:marLeft w:val="0"/>
          <w:marRight w:val="0"/>
          <w:marTop w:val="0"/>
          <w:marBottom w:val="0"/>
          <w:divBdr>
            <w:top w:val="none" w:sz="0" w:space="0" w:color="auto"/>
            <w:left w:val="none" w:sz="0" w:space="0" w:color="auto"/>
            <w:bottom w:val="none" w:sz="0" w:space="0" w:color="auto"/>
            <w:right w:val="none" w:sz="0" w:space="0" w:color="auto"/>
          </w:divBdr>
          <w:divsChild>
            <w:div w:id="77798139">
              <w:marLeft w:val="0"/>
              <w:marRight w:val="0"/>
              <w:marTop w:val="0"/>
              <w:marBottom w:val="0"/>
              <w:divBdr>
                <w:top w:val="none" w:sz="0" w:space="0" w:color="auto"/>
                <w:left w:val="none" w:sz="0" w:space="0" w:color="auto"/>
                <w:bottom w:val="none" w:sz="0" w:space="0" w:color="auto"/>
                <w:right w:val="none" w:sz="0" w:space="0" w:color="auto"/>
              </w:divBdr>
              <w:divsChild>
                <w:div w:id="2121340896">
                  <w:marLeft w:val="0"/>
                  <w:marRight w:val="0"/>
                  <w:marTop w:val="0"/>
                  <w:marBottom w:val="0"/>
                  <w:divBdr>
                    <w:top w:val="none" w:sz="0" w:space="0" w:color="auto"/>
                    <w:left w:val="none" w:sz="0" w:space="0" w:color="auto"/>
                    <w:bottom w:val="none" w:sz="0" w:space="0" w:color="auto"/>
                    <w:right w:val="none" w:sz="0" w:space="0" w:color="auto"/>
                  </w:divBdr>
                  <w:divsChild>
                    <w:div w:id="919488697">
                      <w:marLeft w:val="0"/>
                      <w:marRight w:val="0"/>
                      <w:marTop w:val="0"/>
                      <w:marBottom w:val="0"/>
                      <w:divBdr>
                        <w:top w:val="none" w:sz="0" w:space="0" w:color="auto"/>
                        <w:left w:val="none" w:sz="0" w:space="0" w:color="auto"/>
                        <w:bottom w:val="none" w:sz="0" w:space="0" w:color="auto"/>
                        <w:right w:val="none" w:sz="0" w:space="0" w:color="auto"/>
                      </w:divBdr>
                      <w:divsChild>
                        <w:div w:id="791750203">
                          <w:marLeft w:val="0"/>
                          <w:marRight w:val="0"/>
                          <w:marTop w:val="0"/>
                          <w:marBottom w:val="0"/>
                          <w:divBdr>
                            <w:top w:val="none" w:sz="0" w:space="0" w:color="auto"/>
                            <w:left w:val="none" w:sz="0" w:space="0" w:color="auto"/>
                            <w:bottom w:val="none" w:sz="0" w:space="0" w:color="auto"/>
                            <w:right w:val="none" w:sz="0" w:space="0" w:color="auto"/>
                          </w:divBdr>
                          <w:divsChild>
                            <w:div w:id="1577083869">
                              <w:marLeft w:val="0"/>
                              <w:marRight w:val="0"/>
                              <w:marTop w:val="0"/>
                              <w:marBottom w:val="0"/>
                              <w:divBdr>
                                <w:top w:val="none" w:sz="0" w:space="0" w:color="auto"/>
                                <w:left w:val="none" w:sz="0" w:space="0" w:color="auto"/>
                                <w:bottom w:val="none" w:sz="0" w:space="0" w:color="auto"/>
                                <w:right w:val="none" w:sz="0" w:space="0" w:color="auto"/>
                              </w:divBdr>
                              <w:divsChild>
                                <w:div w:id="1728452111">
                                  <w:marLeft w:val="0"/>
                                  <w:marRight w:val="0"/>
                                  <w:marTop w:val="0"/>
                                  <w:marBottom w:val="0"/>
                                  <w:divBdr>
                                    <w:top w:val="none" w:sz="0" w:space="0" w:color="auto"/>
                                    <w:left w:val="none" w:sz="0" w:space="0" w:color="auto"/>
                                    <w:bottom w:val="none" w:sz="0" w:space="0" w:color="auto"/>
                                    <w:right w:val="none" w:sz="0" w:space="0" w:color="auto"/>
                                  </w:divBdr>
                                  <w:divsChild>
                                    <w:div w:id="8480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877949">
      <w:bodyDiv w:val="1"/>
      <w:marLeft w:val="0"/>
      <w:marRight w:val="0"/>
      <w:marTop w:val="0"/>
      <w:marBottom w:val="0"/>
      <w:divBdr>
        <w:top w:val="none" w:sz="0" w:space="0" w:color="auto"/>
        <w:left w:val="none" w:sz="0" w:space="0" w:color="auto"/>
        <w:bottom w:val="none" w:sz="0" w:space="0" w:color="auto"/>
        <w:right w:val="none" w:sz="0" w:space="0" w:color="auto"/>
      </w:divBdr>
    </w:div>
    <w:div w:id="587811985">
      <w:bodyDiv w:val="1"/>
      <w:marLeft w:val="0"/>
      <w:marRight w:val="0"/>
      <w:marTop w:val="0"/>
      <w:marBottom w:val="0"/>
      <w:divBdr>
        <w:top w:val="none" w:sz="0" w:space="0" w:color="auto"/>
        <w:left w:val="none" w:sz="0" w:space="0" w:color="auto"/>
        <w:bottom w:val="none" w:sz="0" w:space="0" w:color="auto"/>
        <w:right w:val="none" w:sz="0" w:space="0" w:color="auto"/>
      </w:divBdr>
    </w:div>
    <w:div w:id="619066863">
      <w:bodyDiv w:val="1"/>
      <w:marLeft w:val="0"/>
      <w:marRight w:val="0"/>
      <w:marTop w:val="0"/>
      <w:marBottom w:val="0"/>
      <w:divBdr>
        <w:top w:val="none" w:sz="0" w:space="0" w:color="auto"/>
        <w:left w:val="none" w:sz="0" w:space="0" w:color="auto"/>
        <w:bottom w:val="none" w:sz="0" w:space="0" w:color="auto"/>
        <w:right w:val="none" w:sz="0" w:space="0" w:color="auto"/>
      </w:divBdr>
    </w:div>
    <w:div w:id="686297932">
      <w:bodyDiv w:val="1"/>
      <w:marLeft w:val="0"/>
      <w:marRight w:val="0"/>
      <w:marTop w:val="0"/>
      <w:marBottom w:val="0"/>
      <w:divBdr>
        <w:top w:val="none" w:sz="0" w:space="0" w:color="auto"/>
        <w:left w:val="none" w:sz="0" w:space="0" w:color="auto"/>
        <w:bottom w:val="none" w:sz="0" w:space="0" w:color="auto"/>
        <w:right w:val="none" w:sz="0" w:space="0" w:color="auto"/>
      </w:divBdr>
      <w:divsChild>
        <w:div w:id="1800954975">
          <w:marLeft w:val="0"/>
          <w:marRight w:val="0"/>
          <w:marTop w:val="0"/>
          <w:marBottom w:val="0"/>
          <w:divBdr>
            <w:top w:val="none" w:sz="0" w:space="0" w:color="auto"/>
            <w:left w:val="none" w:sz="0" w:space="0" w:color="auto"/>
            <w:bottom w:val="none" w:sz="0" w:space="0" w:color="auto"/>
            <w:right w:val="none" w:sz="0" w:space="0" w:color="auto"/>
          </w:divBdr>
          <w:divsChild>
            <w:div w:id="80836072">
              <w:marLeft w:val="0"/>
              <w:marRight w:val="0"/>
              <w:marTop w:val="0"/>
              <w:marBottom w:val="0"/>
              <w:divBdr>
                <w:top w:val="none" w:sz="0" w:space="0" w:color="auto"/>
                <w:left w:val="none" w:sz="0" w:space="0" w:color="auto"/>
                <w:bottom w:val="none" w:sz="0" w:space="0" w:color="auto"/>
                <w:right w:val="none" w:sz="0" w:space="0" w:color="auto"/>
              </w:divBdr>
            </w:div>
            <w:div w:id="158159323">
              <w:marLeft w:val="0"/>
              <w:marRight w:val="0"/>
              <w:marTop w:val="0"/>
              <w:marBottom w:val="0"/>
              <w:divBdr>
                <w:top w:val="none" w:sz="0" w:space="0" w:color="auto"/>
                <w:left w:val="none" w:sz="0" w:space="0" w:color="auto"/>
                <w:bottom w:val="none" w:sz="0" w:space="0" w:color="auto"/>
                <w:right w:val="none" w:sz="0" w:space="0" w:color="auto"/>
              </w:divBdr>
              <w:divsChild>
                <w:div w:id="1243299611">
                  <w:marLeft w:val="0"/>
                  <w:marRight w:val="0"/>
                  <w:marTop w:val="0"/>
                  <w:marBottom w:val="0"/>
                  <w:divBdr>
                    <w:top w:val="none" w:sz="0" w:space="0" w:color="auto"/>
                    <w:left w:val="none" w:sz="0" w:space="0" w:color="auto"/>
                    <w:bottom w:val="none" w:sz="0" w:space="0" w:color="auto"/>
                    <w:right w:val="none" w:sz="0" w:space="0" w:color="auto"/>
                  </w:divBdr>
                  <w:divsChild>
                    <w:div w:id="16743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74454">
              <w:marLeft w:val="0"/>
              <w:marRight w:val="0"/>
              <w:marTop w:val="0"/>
              <w:marBottom w:val="0"/>
              <w:divBdr>
                <w:top w:val="none" w:sz="0" w:space="0" w:color="auto"/>
                <w:left w:val="none" w:sz="0" w:space="0" w:color="auto"/>
                <w:bottom w:val="none" w:sz="0" w:space="0" w:color="auto"/>
                <w:right w:val="none" w:sz="0" w:space="0" w:color="auto"/>
              </w:divBdr>
            </w:div>
          </w:divsChild>
        </w:div>
        <w:div w:id="409427951">
          <w:marLeft w:val="0"/>
          <w:marRight w:val="0"/>
          <w:marTop w:val="0"/>
          <w:marBottom w:val="0"/>
          <w:divBdr>
            <w:top w:val="none" w:sz="0" w:space="0" w:color="auto"/>
            <w:left w:val="none" w:sz="0" w:space="0" w:color="auto"/>
            <w:bottom w:val="none" w:sz="0" w:space="0" w:color="auto"/>
            <w:right w:val="none" w:sz="0" w:space="0" w:color="auto"/>
          </w:divBdr>
          <w:divsChild>
            <w:div w:id="1622106120">
              <w:marLeft w:val="0"/>
              <w:marRight w:val="0"/>
              <w:marTop w:val="0"/>
              <w:marBottom w:val="0"/>
              <w:divBdr>
                <w:top w:val="none" w:sz="0" w:space="0" w:color="auto"/>
                <w:left w:val="none" w:sz="0" w:space="0" w:color="auto"/>
                <w:bottom w:val="none" w:sz="0" w:space="0" w:color="auto"/>
                <w:right w:val="none" w:sz="0" w:space="0" w:color="auto"/>
              </w:divBdr>
            </w:div>
            <w:div w:id="2139494544">
              <w:marLeft w:val="0"/>
              <w:marRight w:val="0"/>
              <w:marTop w:val="0"/>
              <w:marBottom w:val="0"/>
              <w:divBdr>
                <w:top w:val="none" w:sz="0" w:space="0" w:color="auto"/>
                <w:left w:val="none" w:sz="0" w:space="0" w:color="auto"/>
                <w:bottom w:val="none" w:sz="0" w:space="0" w:color="auto"/>
                <w:right w:val="none" w:sz="0" w:space="0" w:color="auto"/>
              </w:divBdr>
              <w:divsChild>
                <w:div w:id="1639602656">
                  <w:marLeft w:val="0"/>
                  <w:marRight w:val="0"/>
                  <w:marTop w:val="0"/>
                  <w:marBottom w:val="0"/>
                  <w:divBdr>
                    <w:top w:val="none" w:sz="0" w:space="0" w:color="auto"/>
                    <w:left w:val="none" w:sz="0" w:space="0" w:color="auto"/>
                    <w:bottom w:val="none" w:sz="0" w:space="0" w:color="auto"/>
                    <w:right w:val="none" w:sz="0" w:space="0" w:color="auto"/>
                  </w:divBdr>
                  <w:divsChild>
                    <w:div w:id="11500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2179">
              <w:marLeft w:val="0"/>
              <w:marRight w:val="0"/>
              <w:marTop w:val="0"/>
              <w:marBottom w:val="0"/>
              <w:divBdr>
                <w:top w:val="none" w:sz="0" w:space="0" w:color="auto"/>
                <w:left w:val="none" w:sz="0" w:space="0" w:color="auto"/>
                <w:bottom w:val="none" w:sz="0" w:space="0" w:color="auto"/>
                <w:right w:val="none" w:sz="0" w:space="0" w:color="auto"/>
              </w:divBdr>
            </w:div>
          </w:divsChild>
        </w:div>
        <w:div w:id="1417364414">
          <w:marLeft w:val="0"/>
          <w:marRight w:val="0"/>
          <w:marTop w:val="0"/>
          <w:marBottom w:val="0"/>
          <w:divBdr>
            <w:top w:val="none" w:sz="0" w:space="0" w:color="auto"/>
            <w:left w:val="none" w:sz="0" w:space="0" w:color="auto"/>
            <w:bottom w:val="none" w:sz="0" w:space="0" w:color="auto"/>
            <w:right w:val="none" w:sz="0" w:space="0" w:color="auto"/>
          </w:divBdr>
          <w:divsChild>
            <w:div w:id="1745487795">
              <w:marLeft w:val="0"/>
              <w:marRight w:val="0"/>
              <w:marTop w:val="0"/>
              <w:marBottom w:val="0"/>
              <w:divBdr>
                <w:top w:val="none" w:sz="0" w:space="0" w:color="auto"/>
                <w:left w:val="none" w:sz="0" w:space="0" w:color="auto"/>
                <w:bottom w:val="none" w:sz="0" w:space="0" w:color="auto"/>
                <w:right w:val="none" w:sz="0" w:space="0" w:color="auto"/>
              </w:divBdr>
            </w:div>
            <w:div w:id="1911232194">
              <w:marLeft w:val="0"/>
              <w:marRight w:val="0"/>
              <w:marTop w:val="0"/>
              <w:marBottom w:val="0"/>
              <w:divBdr>
                <w:top w:val="none" w:sz="0" w:space="0" w:color="auto"/>
                <w:left w:val="none" w:sz="0" w:space="0" w:color="auto"/>
                <w:bottom w:val="none" w:sz="0" w:space="0" w:color="auto"/>
                <w:right w:val="none" w:sz="0" w:space="0" w:color="auto"/>
              </w:divBdr>
              <w:divsChild>
                <w:div w:id="436489621">
                  <w:marLeft w:val="0"/>
                  <w:marRight w:val="0"/>
                  <w:marTop w:val="0"/>
                  <w:marBottom w:val="0"/>
                  <w:divBdr>
                    <w:top w:val="none" w:sz="0" w:space="0" w:color="auto"/>
                    <w:left w:val="none" w:sz="0" w:space="0" w:color="auto"/>
                    <w:bottom w:val="none" w:sz="0" w:space="0" w:color="auto"/>
                    <w:right w:val="none" w:sz="0" w:space="0" w:color="auto"/>
                  </w:divBdr>
                  <w:divsChild>
                    <w:div w:id="20227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3363">
              <w:marLeft w:val="0"/>
              <w:marRight w:val="0"/>
              <w:marTop w:val="0"/>
              <w:marBottom w:val="0"/>
              <w:divBdr>
                <w:top w:val="none" w:sz="0" w:space="0" w:color="auto"/>
                <w:left w:val="none" w:sz="0" w:space="0" w:color="auto"/>
                <w:bottom w:val="none" w:sz="0" w:space="0" w:color="auto"/>
                <w:right w:val="none" w:sz="0" w:space="0" w:color="auto"/>
              </w:divBdr>
            </w:div>
          </w:divsChild>
        </w:div>
        <w:div w:id="2101174693">
          <w:marLeft w:val="0"/>
          <w:marRight w:val="0"/>
          <w:marTop w:val="0"/>
          <w:marBottom w:val="0"/>
          <w:divBdr>
            <w:top w:val="none" w:sz="0" w:space="0" w:color="auto"/>
            <w:left w:val="none" w:sz="0" w:space="0" w:color="auto"/>
            <w:bottom w:val="none" w:sz="0" w:space="0" w:color="auto"/>
            <w:right w:val="none" w:sz="0" w:space="0" w:color="auto"/>
          </w:divBdr>
          <w:divsChild>
            <w:div w:id="1288925948">
              <w:marLeft w:val="0"/>
              <w:marRight w:val="0"/>
              <w:marTop w:val="0"/>
              <w:marBottom w:val="0"/>
              <w:divBdr>
                <w:top w:val="none" w:sz="0" w:space="0" w:color="auto"/>
                <w:left w:val="none" w:sz="0" w:space="0" w:color="auto"/>
                <w:bottom w:val="none" w:sz="0" w:space="0" w:color="auto"/>
                <w:right w:val="none" w:sz="0" w:space="0" w:color="auto"/>
              </w:divBdr>
            </w:div>
            <w:div w:id="1502238561">
              <w:marLeft w:val="0"/>
              <w:marRight w:val="0"/>
              <w:marTop w:val="0"/>
              <w:marBottom w:val="0"/>
              <w:divBdr>
                <w:top w:val="none" w:sz="0" w:space="0" w:color="auto"/>
                <w:left w:val="none" w:sz="0" w:space="0" w:color="auto"/>
                <w:bottom w:val="none" w:sz="0" w:space="0" w:color="auto"/>
                <w:right w:val="none" w:sz="0" w:space="0" w:color="auto"/>
              </w:divBdr>
              <w:divsChild>
                <w:div w:id="1876966199">
                  <w:marLeft w:val="0"/>
                  <w:marRight w:val="0"/>
                  <w:marTop w:val="0"/>
                  <w:marBottom w:val="0"/>
                  <w:divBdr>
                    <w:top w:val="none" w:sz="0" w:space="0" w:color="auto"/>
                    <w:left w:val="none" w:sz="0" w:space="0" w:color="auto"/>
                    <w:bottom w:val="none" w:sz="0" w:space="0" w:color="auto"/>
                    <w:right w:val="none" w:sz="0" w:space="0" w:color="auto"/>
                  </w:divBdr>
                  <w:divsChild>
                    <w:div w:id="13603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6014">
              <w:marLeft w:val="0"/>
              <w:marRight w:val="0"/>
              <w:marTop w:val="0"/>
              <w:marBottom w:val="0"/>
              <w:divBdr>
                <w:top w:val="none" w:sz="0" w:space="0" w:color="auto"/>
                <w:left w:val="none" w:sz="0" w:space="0" w:color="auto"/>
                <w:bottom w:val="none" w:sz="0" w:space="0" w:color="auto"/>
                <w:right w:val="none" w:sz="0" w:space="0" w:color="auto"/>
              </w:divBdr>
            </w:div>
          </w:divsChild>
        </w:div>
        <w:div w:id="852766578">
          <w:marLeft w:val="0"/>
          <w:marRight w:val="0"/>
          <w:marTop w:val="0"/>
          <w:marBottom w:val="0"/>
          <w:divBdr>
            <w:top w:val="none" w:sz="0" w:space="0" w:color="auto"/>
            <w:left w:val="none" w:sz="0" w:space="0" w:color="auto"/>
            <w:bottom w:val="none" w:sz="0" w:space="0" w:color="auto"/>
            <w:right w:val="none" w:sz="0" w:space="0" w:color="auto"/>
          </w:divBdr>
          <w:divsChild>
            <w:div w:id="1628857898">
              <w:marLeft w:val="0"/>
              <w:marRight w:val="0"/>
              <w:marTop w:val="0"/>
              <w:marBottom w:val="0"/>
              <w:divBdr>
                <w:top w:val="none" w:sz="0" w:space="0" w:color="auto"/>
                <w:left w:val="none" w:sz="0" w:space="0" w:color="auto"/>
                <w:bottom w:val="none" w:sz="0" w:space="0" w:color="auto"/>
                <w:right w:val="none" w:sz="0" w:space="0" w:color="auto"/>
              </w:divBdr>
            </w:div>
            <w:div w:id="603390249">
              <w:marLeft w:val="0"/>
              <w:marRight w:val="0"/>
              <w:marTop w:val="0"/>
              <w:marBottom w:val="0"/>
              <w:divBdr>
                <w:top w:val="none" w:sz="0" w:space="0" w:color="auto"/>
                <w:left w:val="none" w:sz="0" w:space="0" w:color="auto"/>
                <w:bottom w:val="none" w:sz="0" w:space="0" w:color="auto"/>
                <w:right w:val="none" w:sz="0" w:space="0" w:color="auto"/>
              </w:divBdr>
              <w:divsChild>
                <w:div w:id="1106192227">
                  <w:marLeft w:val="0"/>
                  <w:marRight w:val="0"/>
                  <w:marTop w:val="0"/>
                  <w:marBottom w:val="0"/>
                  <w:divBdr>
                    <w:top w:val="none" w:sz="0" w:space="0" w:color="auto"/>
                    <w:left w:val="none" w:sz="0" w:space="0" w:color="auto"/>
                    <w:bottom w:val="none" w:sz="0" w:space="0" w:color="auto"/>
                    <w:right w:val="none" w:sz="0" w:space="0" w:color="auto"/>
                  </w:divBdr>
                  <w:divsChild>
                    <w:div w:id="196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6488">
      <w:bodyDiv w:val="1"/>
      <w:marLeft w:val="0"/>
      <w:marRight w:val="0"/>
      <w:marTop w:val="0"/>
      <w:marBottom w:val="0"/>
      <w:divBdr>
        <w:top w:val="none" w:sz="0" w:space="0" w:color="auto"/>
        <w:left w:val="none" w:sz="0" w:space="0" w:color="auto"/>
        <w:bottom w:val="none" w:sz="0" w:space="0" w:color="auto"/>
        <w:right w:val="none" w:sz="0" w:space="0" w:color="auto"/>
      </w:divBdr>
    </w:div>
    <w:div w:id="699354128">
      <w:bodyDiv w:val="1"/>
      <w:marLeft w:val="0"/>
      <w:marRight w:val="0"/>
      <w:marTop w:val="0"/>
      <w:marBottom w:val="0"/>
      <w:divBdr>
        <w:top w:val="none" w:sz="0" w:space="0" w:color="auto"/>
        <w:left w:val="none" w:sz="0" w:space="0" w:color="auto"/>
        <w:bottom w:val="none" w:sz="0" w:space="0" w:color="auto"/>
        <w:right w:val="none" w:sz="0" w:space="0" w:color="auto"/>
      </w:divBdr>
    </w:div>
    <w:div w:id="707728031">
      <w:bodyDiv w:val="1"/>
      <w:marLeft w:val="0"/>
      <w:marRight w:val="0"/>
      <w:marTop w:val="0"/>
      <w:marBottom w:val="0"/>
      <w:divBdr>
        <w:top w:val="none" w:sz="0" w:space="0" w:color="auto"/>
        <w:left w:val="none" w:sz="0" w:space="0" w:color="auto"/>
        <w:bottom w:val="none" w:sz="0" w:space="0" w:color="auto"/>
        <w:right w:val="none" w:sz="0" w:space="0" w:color="auto"/>
      </w:divBdr>
    </w:div>
    <w:div w:id="726026243">
      <w:bodyDiv w:val="1"/>
      <w:marLeft w:val="0"/>
      <w:marRight w:val="0"/>
      <w:marTop w:val="0"/>
      <w:marBottom w:val="0"/>
      <w:divBdr>
        <w:top w:val="none" w:sz="0" w:space="0" w:color="auto"/>
        <w:left w:val="none" w:sz="0" w:space="0" w:color="auto"/>
        <w:bottom w:val="none" w:sz="0" w:space="0" w:color="auto"/>
        <w:right w:val="none" w:sz="0" w:space="0" w:color="auto"/>
      </w:divBdr>
    </w:div>
    <w:div w:id="789663340">
      <w:bodyDiv w:val="1"/>
      <w:marLeft w:val="0"/>
      <w:marRight w:val="0"/>
      <w:marTop w:val="0"/>
      <w:marBottom w:val="0"/>
      <w:divBdr>
        <w:top w:val="none" w:sz="0" w:space="0" w:color="auto"/>
        <w:left w:val="none" w:sz="0" w:space="0" w:color="auto"/>
        <w:bottom w:val="none" w:sz="0" w:space="0" w:color="auto"/>
        <w:right w:val="none" w:sz="0" w:space="0" w:color="auto"/>
      </w:divBdr>
      <w:divsChild>
        <w:div w:id="1653635916">
          <w:marLeft w:val="0"/>
          <w:marRight w:val="0"/>
          <w:marTop w:val="0"/>
          <w:marBottom w:val="0"/>
          <w:divBdr>
            <w:top w:val="none" w:sz="0" w:space="0" w:color="auto"/>
            <w:left w:val="none" w:sz="0" w:space="0" w:color="auto"/>
            <w:bottom w:val="none" w:sz="0" w:space="0" w:color="auto"/>
            <w:right w:val="none" w:sz="0" w:space="0" w:color="auto"/>
          </w:divBdr>
          <w:divsChild>
            <w:div w:id="103034976">
              <w:marLeft w:val="0"/>
              <w:marRight w:val="0"/>
              <w:marTop w:val="0"/>
              <w:marBottom w:val="0"/>
              <w:divBdr>
                <w:top w:val="none" w:sz="0" w:space="0" w:color="auto"/>
                <w:left w:val="none" w:sz="0" w:space="0" w:color="auto"/>
                <w:bottom w:val="none" w:sz="0" w:space="0" w:color="auto"/>
                <w:right w:val="none" w:sz="0" w:space="0" w:color="auto"/>
              </w:divBdr>
              <w:divsChild>
                <w:div w:id="1827354181">
                  <w:marLeft w:val="0"/>
                  <w:marRight w:val="0"/>
                  <w:marTop w:val="0"/>
                  <w:marBottom w:val="0"/>
                  <w:divBdr>
                    <w:top w:val="none" w:sz="0" w:space="0" w:color="auto"/>
                    <w:left w:val="none" w:sz="0" w:space="0" w:color="auto"/>
                    <w:bottom w:val="none" w:sz="0" w:space="0" w:color="auto"/>
                    <w:right w:val="none" w:sz="0" w:space="0" w:color="auto"/>
                  </w:divBdr>
                  <w:divsChild>
                    <w:div w:id="697051772">
                      <w:marLeft w:val="0"/>
                      <w:marRight w:val="0"/>
                      <w:marTop w:val="0"/>
                      <w:marBottom w:val="0"/>
                      <w:divBdr>
                        <w:top w:val="none" w:sz="0" w:space="0" w:color="auto"/>
                        <w:left w:val="none" w:sz="0" w:space="0" w:color="auto"/>
                        <w:bottom w:val="none" w:sz="0" w:space="0" w:color="auto"/>
                        <w:right w:val="none" w:sz="0" w:space="0" w:color="auto"/>
                      </w:divBdr>
                      <w:divsChild>
                        <w:div w:id="1169294120">
                          <w:marLeft w:val="0"/>
                          <w:marRight w:val="0"/>
                          <w:marTop w:val="0"/>
                          <w:marBottom w:val="0"/>
                          <w:divBdr>
                            <w:top w:val="none" w:sz="0" w:space="0" w:color="auto"/>
                            <w:left w:val="none" w:sz="0" w:space="0" w:color="auto"/>
                            <w:bottom w:val="none" w:sz="0" w:space="0" w:color="auto"/>
                            <w:right w:val="none" w:sz="0" w:space="0" w:color="auto"/>
                          </w:divBdr>
                          <w:divsChild>
                            <w:div w:id="744189211">
                              <w:marLeft w:val="0"/>
                              <w:marRight w:val="0"/>
                              <w:marTop w:val="0"/>
                              <w:marBottom w:val="0"/>
                              <w:divBdr>
                                <w:top w:val="none" w:sz="0" w:space="0" w:color="auto"/>
                                <w:left w:val="none" w:sz="0" w:space="0" w:color="auto"/>
                                <w:bottom w:val="none" w:sz="0" w:space="0" w:color="auto"/>
                                <w:right w:val="none" w:sz="0" w:space="0" w:color="auto"/>
                              </w:divBdr>
                              <w:divsChild>
                                <w:div w:id="573592950">
                                  <w:marLeft w:val="0"/>
                                  <w:marRight w:val="0"/>
                                  <w:marTop w:val="0"/>
                                  <w:marBottom w:val="0"/>
                                  <w:divBdr>
                                    <w:top w:val="none" w:sz="0" w:space="0" w:color="auto"/>
                                    <w:left w:val="none" w:sz="0" w:space="0" w:color="auto"/>
                                    <w:bottom w:val="none" w:sz="0" w:space="0" w:color="auto"/>
                                    <w:right w:val="none" w:sz="0" w:space="0" w:color="auto"/>
                                  </w:divBdr>
                                  <w:divsChild>
                                    <w:div w:id="9084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880099">
      <w:bodyDiv w:val="1"/>
      <w:marLeft w:val="0"/>
      <w:marRight w:val="0"/>
      <w:marTop w:val="0"/>
      <w:marBottom w:val="0"/>
      <w:divBdr>
        <w:top w:val="none" w:sz="0" w:space="0" w:color="auto"/>
        <w:left w:val="none" w:sz="0" w:space="0" w:color="auto"/>
        <w:bottom w:val="none" w:sz="0" w:space="0" w:color="auto"/>
        <w:right w:val="none" w:sz="0" w:space="0" w:color="auto"/>
      </w:divBdr>
    </w:div>
    <w:div w:id="803499008">
      <w:bodyDiv w:val="1"/>
      <w:marLeft w:val="0"/>
      <w:marRight w:val="0"/>
      <w:marTop w:val="0"/>
      <w:marBottom w:val="0"/>
      <w:divBdr>
        <w:top w:val="none" w:sz="0" w:space="0" w:color="auto"/>
        <w:left w:val="none" w:sz="0" w:space="0" w:color="auto"/>
        <w:bottom w:val="none" w:sz="0" w:space="0" w:color="auto"/>
        <w:right w:val="none" w:sz="0" w:space="0" w:color="auto"/>
      </w:divBdr>
    </w:div>
    <w:div w:id="829100237">
      <w:bodyDiv w:val="1"/>
      <w:marLeft w:val="0"/>
      <w:marRight w:val="0"/>
      <w:marTop w:val="0"/>
      <w:marBottom w:val="0"/>
      <w:divBdr>
        <w:top w:val="none" w:sz="0" w:space="0" w:color="auto"/>
        <w:left w:val="none" w:sz="0" w:space="0" w:color="auto"/>
        <w:bottom w:val="none" w:sz="0" w:space="0" w:color="auto"/>
        <w:right w:val="none" w:sz="0" w:space="0" w:color="auto"/>
      </w:divBdr>
    </w:div>
    <w:div w:id="864102266">
      <w:bodyDiv w:val="1"/>
      <w:marLeft w:val="0"/>
      <w:marRight w:val="0"/>
      <w:marTop w:val="0"/>
      <w:marBottom w:val="0"/>
      <w:divBdr>
        <w:top w:val="none" w:sz="0" w:space="0" w:color="auto"/>
        <w:left w:val="none" w:sz="0" w:space="0" w:color="auto"/>
        <w:bottom w:val="none" w:sz="0" w:space="0" w:color="auto"/>
        <w:right w:val="none" w:sz="0" w:space="0" w:color="auto"/>
      </w:divBdr>
      <w:divsChild>
        <w:div w:id="47799290">
          <w:marLeft w:val="0"/>
          <w:marRight w:val="0"/>
          <w:marTop w:val="0"/>
          <w:marBottom w:val="0"/>
          <w:divBdr>
            <w:top w:val="none" w:sz="0" w:space="0" w:color="auto"/>
            <w:left w:val="none" w:sz="0" w:space="0" w:color="auto"/>
            <w:bottom w:val="none" w:sz="0" w:space="0" w:color="auto"/>
            <w:right w:val="none" w:sz="0" w:space="0" w:color="auto"/>
          </w:divBdr>
          <w:divsChild>
            <w:div w:id="1617760227">
              <w:marLeft w:val="0"/>
              <w:marRight w:val="0"/>
              <w:marTop w:val="0"/>
              <w:marBottom w:val="0"/>
              <w:divBdr>
                <w:top w:val="none" w:sz="0" w:space="0" w:color="auto"/>
                <w:left w:val="none" w:sz="0" w:space="0" w:color="auto"/>
                <w:bottom w:val="none" w:sz="0" w:space="0" w:color="auto"/>
                <w:right w:val="none" w:sz="0" w:space="0" w:color="auto"/>
              </w:divBdr>
              <w:divsChild>
                <w:div w:id="774330120">
                  <w:marLeft w:val="0"/>
                  <w:marRight w:val="0"/>
                  <w:marTop w:val="0"/>
                  <w:marBottom w:val="0"/>
                  <w:divBdr>
                    <w:top w:val="none" w:sz="0" w:space="0" w:color="auto"/>
                    <w:left w:val="none" w:sz="0" w:space="0" w:color="auto"/>
                    <w:bottom w:val="none" w:sz="0" w:space="0" w:color="auto"/>
                    <w:right w:val="none" w:sz="0" w:space="0" w:color="auto"/>
                  </w:divBdr>
                  <w:divsChild>
                    <w:div w:id="454952741">
                      <w:marLeft w:val="0"/>
                      <w:marRight w:val="0"/>
                      <w:marTop w:val="0"/>
                      <w:marBottom w:val="0"/>
                      <w:divBdr>
                        <w:top w:val="none" w:sz="0" w:space="0" w:color="auto"/>
                        <w:left w:val="none" w:sz="0" w:space="0" w:color="auto"/>
                        <w:bottom w:val="none" w:sz="0" w:space="0" w:color="auto"/>
                        <w:right w:val="none" w:sz="0" w:space="0" w:color="auto"/>
                      </w:divBdr>
                      <w:divsChild>
                        <w:div w:id="1564297617">
                          <w:marLeft w:val="0"/>
                          <w:marRight w:val="0"/>
                          <w:marTop w:val="0"/>
                          <w:marBottom w:val="0"/>
                          <w:divBdr>
                            <w:top w:val="none" w:sz="0" w:space="0" w:color="auto"/>
                            <w:left w:val="none" w:sz="0" w:space="0" w:color="auto"/>
                            <w:bottom w:val="none" w:sz="0" w:space="0" w:color="auto"/>
                            <w:right w:val="none" w:sz="0" w:space="0" w:color="auto"/>
                          </w:divBdr>
                          <w:divsChild>
                            <w:div w:id="1661956623">
                              <w:marLeft w:val="0"/>
                              <w:marRight w:val="0"/>
                              <w:marTop w:val="0"/>
                              <w:marBottom w:val="0"/>
                              <w:divBdr>
                                <w:top w:val="none" w:sz="0" w:space="0" w:color="auto"/>
                                <w:left w:val="none" w:sz="0" w:space="0" w:color="auto"/>
                                <w:bottom w:val="none" w:sz="0" w:space="0" w:color="auto"/>
                                <w:right w:val="none" w:sz="0" w:space="0" w:color="auto"/>
                              </w:divBdr>
                              <w:divsChild>
                                <w:div w:id="1733887759">
                                  <w:marLeft w:val="0"/>
                                  <w:marRight w:val="0"/>
                                  <w:marTop w:val="0"/>
                                  <w:marBottom w:val="0"/>
                                  <w:divBdr>
                                    <w:top w:val="none" w:sz="0" w:space="0" w:color="auto"/>
                                    <w:left w:val="none" w:sz="0" w:space="0" w:color="auto"/>
                                    <w:bottom w:val="none" w:sz="0" w:space="0" w:color="auto"/>
                                    <w:right w:val="none" w:sz="0" w:space="0" w:color="auto"/>
                                  </w:divBdr>
                                  <w:divsChild>
                                    <w:div w:id="15773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6674">
                          <w:marLeft w:val="0"/>
                          <w:marRight w:val="0"/>
                          <w:marTop w:val="0"/>
                          <w:marBottom w:val="0"/>
                          <w:divBdr>
                            <w:top w:val="none" w:sz="0" w:space="0" w:color="auto"/>
                            <w:left w:val="none" w:sz="0" w:space="0" w:color="auto"/>
                            <w:bottom w:val="none" w:sz="0" w:space="0" w:color="auto"/>
                            <w:right w:val="none" w:sz="0" w:space="0" w:color="auto"/>
                          </w:divBdr>
                          <w:divsChild>
                            <w:div w:id="1701783426">
                              <w:marLeft w:val="0"/>
                              <w:marRight w:val="0"/>
                              <w:marTop w:val="0"/>
                              <w:marBottom w:val="0"/>
                              <w:divBdr>
                                <w:top w:val="none" w:sz="0" w:space="0" w:color="auto"/>
                                <w:left w:val="none" w:sz="0" w:space="0" w:color="auto"/>
                                <w:bottom w:val="none" w:sz="0" w:space="0" w:color="auto"/>
                                <w:right w:val="none" w:sz="0" w:space="0" w:color="auto"/>
                              </w:divBdr>
                              <w:divsChild>
                                <w:div w:id="18080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92245">
      <w:bodyDiv w:val="1"/>
      <w:marLeft w:val="0"/>
      <w:marRight w:val="0"/>
      <w:marTop w:val="0"/>
      <w:marBottom w:val="0"/>
      <w:divBdr>
        <w:top w:val="none" w:sz="0" w:space="0" w:color="auto"/>
        <w:left w:val="none" w:sz="0" w:space="0" w:color="auto"/>
        <w:bottom w:val="none" w:sz="0" w:space="0" w:color="auto"/>
        <w:right w:val="none" w:sz="0" w:space="0" w:color="auto"/>
      </w:divBdr>
    </w:div>
    <w:div w:id="964390557">
      <w:bodyDiv w:val="1"/>
      <w:marLeft w:val="0"/>
      <w:marRight w:val="0"/>
      <w:marTop w:val="0"/>
      <w:marBottom w:val="0"/>
      <w:divBdr>
        <w:top w:val="none" w:sz="0" w:space="0" w:color="auto"/>
        <w:left w:val="none" w:sz="0" w:space="0" w:color="auto"/>
        <w:bottom w:val="none" w:sz="0" w:space="0" w:color="auto"/>
        <w:right w:val="none" w:sz="0" w:space="0" w:color="auto"/>
      </w:divBdr>
    </w:div>
    <w:div w:id="1035889124">
      <w:bodyDiv w:val="1"/>
      <w:marLeft w:val="0"/>
      <w:marRight w:val="0"/>
      <w:marTop w:val="0"/>
      <w:marBottom w:val="0"/>
      <w:divBdr>
        <w:top w:val="none" w:sz="0" w:space="0" w:color="auto"/>
        <w:left w:val="none" w:sz="0" w:space="0" w:color="auto"/>
        <w:bottom w:val="none" w:sz="0" w:space="0" w:color="auto"/>
        <w:right w:val="none" w:sz="0" w:space="0" w:color="auto"/>
      </w:divBdr>
    </w:div>
    <w:div w:id="1037202129">
      <w:bodyDiv w:val="1"/>
      <w:marLeft w:val="0"/>
      <w:marRight w:val="0"/>
      <w:marTop w:val="0"/>
      <w:marBottom w:val="0"/>
      <w:divBdr>
        <w:top w:val="none" w:sz="0" w:space="0" w:color="auto"/>
        <w:left w:val="none" w:sz="0" w:space="0" w:color="auto"/>
        <w:bottom w:val="none" w:sz="0" w:space="0" w:color="auto"/>
        <w:right w:val="none" w:sz="0" w:space="0" w:color="auto"/>
      </w:divBdr>
    </w:div>
    <w:div w:id="1059011843">
      <w:bodyDiv w:val="1"/>
      <w:marLeft w:val="0"/>
      <w:marRight w:val="0"/>
      <w:marTop w:val="0"/>
      <w:marBottom w:val="0"/>
      <w:divBdr>
        <w:top w:val="none" w:sz="0" w:space="0" w:color="auto"/>
        <w:left w:val="none" w:sz="0" w:space="0" w:color="auto"/>
        <w:bottom w:val="none" w:sz="0" w:space="0" w:color="auto"/>
        <w:right w:val="none" w:sz="0" w:space="0" w:color="auto"/>
      </w:divBdr>
      <w:divsChild>
        <w:div w:id="595405375">
          <w:marLeft w:val="0"/>
          <w:marRight w:val="0"/>
          <w:marTop w:val="0"/>
          <w:marBottom w:val="0"/>
          <w:divBdr>
            <w:top w:val="none" w:sz="0" w:space="0" w:color="auto"/>
            <w:left w:val="none" w:sz="0" w:space="0" w:color="auto"/>
            <w:bottom w:val="none" w:sz="0" w:space="0" w:color="auto"/>
            <w:right w:val="none" w:sz="0" w:space="0" w:color="auto"/>
          </w:divBdr>
          <w:divsChild>
            <w:div w:id="951783713">
              <w:marLeft w:val="0"/>
              <w:marRight w:val="0"/>
              <w:marTop w:val="0"/>
              <w:marBottom w:val="0"/>
              <w:divBdr>
                <w:top w:val="none" w:sz="0" w:space="0" w:color="auto"/>
                <w:left w:val="none" w:sz="0" w:space="0" w:color="auto"/>
                <w:bottom w:val="none" w:sz="0" w:space="0" w:color="auto"/>
                <w:right w:val="none" w:sz="0" w:space="0" w:color="auto"/>
              </w:divBdr>
              <w:divsChild>
                <w:div w:id="2103144914">
                  <w:marLeft w:val="0"/>
                  <w:marRight w:val="0"/>
                  <w:marTop w:val="0"/>
                  <w:marBottom w:val="0"/>
                  <w:divBdr>
                    <w:top w:val="none" w:sz="0" w:space="0" w:color="auto"/>
                    <w:left w:val="none" w:sz="0" w:space="0" w:color="auto"/>
                    <w:bottom w:val="none" w:sz="0" w:space="0" w:color="auto"/>
                    <w:right w:val="none" w:sz="0" w:space="0" w:color="auto"/>
                  </w:divBdr>
                  <w:divsChild>
                    <w:div w:id="132674381">
                      <w:marLeft w:val="0"/>
                      <w:marRight w:val="0"/>
                      <w:marTop w:val="0"/>
                      <w:marBottom w:val="0"/>
                      <w:divBdr>
                        <w:top w:val="none" w:sz="0" w:space="0" w:color="auto"/>
                        <w:left w:val="none" w:sz="0" w:space="0" w:color="auto"/>
                        <w:bottom w:val="none" w:sz="0" w:space="0" w:color="auto"/>
                        <w:right w:val="none" w:sz="0" w:space="0" w:color="auto"/>
                      </w:divBdr>
                      <w:divsChild>
                        <w:div w:id="1826820441">
                          <w:marLeft w:val="0"/>
                          <w:marRight w:val="0"/>
                          <w:marTop w:val="0"/>
                          <w:marBottom w:val="0"/>
                          <w:divBdr>
                            <w:top w:val="none" w:sz="0" w:space="0" w:color="auto"/>
                            <w:left w:val="none" w:sz="0" w:space="0" w:color="auto"/>
                            <w:bottom w:val="none" w:sz="0" w:space="0" w:color="auto"/>
                            <w:right w:val="none" w:sz="0" w:space="0" w:color="auto"/>
                          </w:divBdr>
                          <w:divsChild>
                            <w:div w:id="1268654162">
                              <w:marLeft w:val="0"/>
                              <w:marRight w:val="0"/>
                              <w:marTop w:val="0"/>
                              <w:marBottom w:val="0"/>
                              <w:divBdr>
                                <w:top w:val="none" w:sz="0" w:space="0" w:color="auto"/>
                                <w:left w:val="none" w:sz="0" w:space="0" w:color="auto"/>
                                <w:bottom w:val="none" w:sz="0" w:space="0" w:color="auto"/>
                                <w:right w:val="none" w:sz="0" w:space="0" w:color="auto"/>
                              </w:divBdr>
                              <w:divsChild>
                                <w:div w:id="1483883880">
                                  <w:marLeft w:val="0"/>
                                  <w:marRight w:val="0"/>
                                  <w:marTop w:val="0"/>
                                  <w:marBottom w:val="0"/>
                                  <w:divBdr>
                                    <w:top w:val="none" w:sz="0" w:space="0" w:color="auto"/>
                                    <w:left w:val="none" w:sz="0" w:space="0" w:color="auto"/>
                                    <w:bottom w:val="none" w:sz="0" w:space="0" w:color="auto"/>
                                    <w:right w:val="none" w:sz="0" w:space="0" w:color="auto"/>
                                  </w:divBdr>
                                  <w:divsChild>
                                    <w:div w:id="84031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3932">
                          <w:marLeft w:val="0"/>
                          <w:marRight w:val="0"/>
                          <w:marTop w:val="0"/>
                          <w:marBottom w:val="0"/>
                          <w:divBdr>
                            <w:top w:val="none" w:sz="0" w:space="0" w:color="auto"/>
                            <w:left w:val="none" w:sz="0" w:space="0" w:color="auto"/>
                            <w:bottom w:val="none" w:sz="0" w:space="0" w:color="auto"/>
                            <w:right w:val="none" w:sz="0" w:space="0" w:color="auto"/>
                          </w:divBdr>
                          <w:divsChild>
                            <w:div w:id="1100956443">
                              <w:marLeft w:val="0"/>
                              <w:marRight w:val="0"/>
                              <w:marTop w:val="0"/>
                              <w:marBottom w:val="0"/>
                              <w:divBdr>
                                <w:top w:val="none" w:sz="0" w:space="0" w:color="auto"/>
                                <w:left w:val="none" w:sz="0" w:space="0" w:color="auto"/>
                                <w:bottom w:val="none" w:sz="0" w:space="0" w:color="auto"/>
                                <w:right w:val="none" w:sz="0" w:space="0" w:color="auto"/>
                              </w:divBdr>
                              <w:divsChild>
                                <w:div w:id="2333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896368">
      <w:bodyDiv w:val="1"/>
      <w:marLeft w:val="0"/>
      <w:marRight w:val="0"/>
      <w:marTop w:val="0"/>
      <w:marBottom w:val="0"/>
      <w:divBdr>
        <w:top w:val="none" w:sz="0" w:space="0" w:color="auto"/>
        <w:left w:val="none" w:sz="0" w:space="0" w:color="auto"/>
        <w:bottom w:val="none" w:sz="0" w:space="0" w:color="auto"/>
        <w:right w:val="none" w:sz="0" w:space="0" w:color="auto"/>
      </w:divBdr>
    </w:div>
    <w:div w:id="1127167767">
      <w:bodyDiv w:val="1"/>
      <w:marLeft w:val="0"/>
      <w:marRight w:val="0"/>
      <w:marTop w:val="0"/>
      <w:marBottom w:val="0"/>
      <w:divBdr>
        <w:top w:val="none" w:sz="0" w:space="0" w:color="auto"/>
        <w:left w:val="none" w:sz="0" w:space="0" w:color="auto"/>
        <w:bottom w:val="none" w:sz="0" w:space="0" w:color="auto"/>
        <w:right w:val="none" w:sz="0" w:space="0" w:color="auto"/>
      </w:divBdr>
    </w:div>
    <w:div w:id="1160315438">
      <w:bodyDiv w:val="1"/>
      <w:marLeft w:val="0"/>
      <w:marRight w:val="0"/>
      <w:marTop w:val="0"/>
      <w:marBottom w:val="0"/>
      <w:divBdr>
        <w:top w:val="none" w:sz="0" w:space="0" w:color="auto"/>
        <w:left w:val="none" w:sz="0" w:space="0" w:color="auto"/>
        <w:bottom w:val="none" w:sz="0" w:space="0" w:color="auto"/>
        <w:right w:val="none" w:sz="0" w:space="0" w:color="auto"/>
      </w:divBdr>
    </w:div>
    <w:div w:id="1186291459">
      <w:bodyDiv w:val="1"/>
      <w:marLeft w:val="0"/>
      <w:marRight w:val="0"/>
      <w:marTop w:val="0"/>
      <w:marBottom w:val="0"/>
      <w:divBdr>
        <w:top w:val="none" w:sz="0" w:space="0" w:color="auto"/>
        <w:left w:val="none" w:sz="0" w:space="0" w:color="auto"/>
        <w:bottom w:val="none" w:sz="0" w:space="0" w:color="auto"/>
        <w:right w:val="none" w:sz="0" w:space="0" w:color="auto"/>
      </w:divBdr>
    </w:div>
    <w:div w:id="1187409927">
      <w:bodyDiv w:val="1"/>
      <w:marLeft w:val="0"/>
      <w:marRight w:val="0"/>
      <w:marTop w:val="0"/>
      <w:marBottom w:val="0"/>
      <w:divBdr>
        <w:top w:val="none" w:sz="0" w:space="0" w:color="auto"/>
        <w:left w:val="none" w:sz="0" w:space="0" w:color="auto"/>
        <w:bottom w:val="none" w:sz="0" w:space="0" w:color="auto"/>
        <w:right w:val="none" w:sz="0" w:space="0" w:color="auto"/>
      </w:divBdr>
    </w:div>
    <w:div w:id="1283003889">
      <w:bodyDiv w:val="1"/>
      <w:marLeft w:val="0"/>
      <w:marRight w:val="0"/>
      <w:marTop w:val="0"/>
      <w:marBottom w:val="0"/>
      <w:divBdr>
        <w:top w:val="none" w:sz="0" w:space="0" w:color="auto"/>
        <w:left w:val="none" w:sz="0" w:space="0" w:color="auto"/>
        <w:bottom w:val="none" w:sz="0" w:space="0" w:color="auto"/>
        <w:right w:val="none" w:sz="0" w:space="0" w:color="auto"/>
      </w:divBdr>
    </w:div>
    <w:div w:id="1351450455">
      <w:bodyDiv w:val="1"/>
      <w:marLeft w:val="0"/>
      <w:marRight w:val="0"/>
      <w:marTop w:val="0"/>
      <w:marBottom w:val="0"/>
      <w:divBdr>
        <w:top w:val="none" w:sz="0" w:space="0" w:color="auto"/>
        <w:left w:val="none" w:sz="0" w:space="0" w:color="auto"/>
        <w:bottom w:val="none" w:sz="0" w:space="0" w:color="auto"/>
        <w:right w:val="none" w:sz="0" w:space="0" w:color="auto"/>
      </w:divBdr>
    </w:div>
    <w:div w:id="1355107221">
      <w:bodyDiv w:val="1"/>
      <w:marLeft w:val="0"/>
      <w:marRight w:val="0"/>
      <w:marTop w:val="0"/>
      <w:marBottom w:val="0"/>
      <w:divBdr>
        <w:top w:val="none" w:sz="0" w:space="0" w:color="auto"/>
        <w:left w:val="none" w:sz="0" w:space="0" w:color="auto"/>
        <w:bottom w:val="none" w:sz="0" w:space="0" w:color="auto"/>
        <w:right w:val="none" w:sz="0" w:space="0" w:color="auto"/>
      </w:divBdr>
    </w:div>
    <w:div w:id="1360013419">
      <w:bodyDiv w:val="1"/>
      <w:marLeft w:val="0"/>
      <w:marRight w:val="0"/>
      <w:marTop w:val="0"/>
      <w:marBottom w:val="0"/>
      <w:divBdr>
        <w:top w:val="none" w:sz="0" w:space="0" w:color="auto"/>
        <w:left w:val="none" w:sz="0" w:space="0" w:color="auto"/>
        <w:bottom w:val="none" w:sz="0" w:space="0" w:color="auto"/>
        <w:right w:val="none" w:sz="0" w:space="0" w:color="auto"/>
      </w:divBdr>
    </w:div>
    <w:div w:id="1417752655">
      <w:bodyDiv w:val="1"/>
      <w:marLeft w:val="0"/>
      <w:marRight w:val="0"/>
      <w:marTop w:val="0"/>
      <w:marBottom w:val="0"/>
      <w:divBdr>
        <w:top w:val="none" w:sz="0" w:space="0" w:color="auto"/>
        <w:left w:val="none" w:sz="0" w:space="0" w:color="auto"/>
        <w:bottom w:val="none" w:sz="0" w:space="0" w:color="auto"/>
        <w:right w:val="none" w:sz="0" w:space="0" w:color="auto"/>
      </w:divBdr>
    </w:div>
    <w:div w:id="1444615069">
      <w:bodyDiv w:val="1"/>
      <w:marLeft w:val="0"/>
      <w:marRight w:val="0"/>
      <w:marTop w:val="0"/>
      <w:marBottom w:val="0"/>
      <w:divBdr>
        <w:top w:val="none" w:sz="0" w:space="0" w:color="auto"/>
        <w:left w:val="none" w:sz="0" w:space="0" w:color="auto"/>
        <w:bottom w:val="none" w:sz="0" w:space="0" w:color="auto"/>
        <w:right w:val="none" w:sz="0" w:space="0" w:color="auto"/>
      </w:divBdr>
    </w:div>
    <w:div w:id="1517429172">
      <w:bodyDiv w:val="1"/>
      <w:marLeft w:val="0"/>
      <w:marRight w:val="0"/>
      <w:marTop w:val="0"/>
      <w:marBottom w:val="0"/>
      <w:divBdr>
        <w:top w:val="none" w:sz="0" w:space="0" w:color="auto"/>
        <w:left w:val="none" w:sz="0" w:space="0" w:color="auto"/>
        <w:bottom w:val="none" w:sz="0" w:space="0" w:color="auto"/>
        <w:right w:val="none" w:sz="0" w:space="0" w:color="auto"/>
      </w:divBdr>
    </w:div>
    <w:div w:id="1530098894">
      <w:bodyDiv w:val="1"/>
      <w:marLeft w:val="0"/>
      <w:marRight w:val="0"/>
      <w:marTop w:val="0"/>
      <w:marBottom w:val="0"/>
      <w:divBdr>
        <w:top w:val="none" w:sz="0" w:space="0" w:color="auto"/>
        <w:left w:val="none" w:sz="0" w:space="0" w:color="auto"/>
        <w:bottom w:val="none" w:sz="0" w:space="0" w:color="auto"/>
        <w:right w:val="none" w:sz="0" w:space="0" w:color="auto"/>
      </w:divBdr>
      <w:divsChild>
        <w:div w:id="1448697027">
          <w:marLeft w:val="0"/>
          <w:marRight w:val="0"/>
          <w:marTop w:val="0"/>
          <w:marBottom w:val="0"/>
          <w:divBdr>
            <w:top w:val="none" w:sz="0" w:space="0" w:color="auto"/>
            <w:left w:val="none" w:sz="0" w:space="0" w:color="auto"/>
            <w:bottom w:val="none" w:sz="0" w:space="0" w:color="auto"/>
            <w:right w:val="none" w:sz="0" w:space="0" w:color="auto"/>
          </w:divBdr>
          <w:divsChild>
            <w:div w:id="755975829">
              <w:marLeft w:val="0"/>
              <w:marRight w:val="0"/>
              <w:marTop w:val="0"/>
              <w:marBottom w:val="0"/>
              <w:divBdr>
                <w:top w:val="none" w:sz="0" w:space="0" w:color="auto"/>
                <w:left w:val="none" w:sz="0" w:space="0" w:color="auto"/>
                <w:bottom w:val="none" w:sz="0" w:space="0" w:color="auto"/>
                <w:right w:val="none" w:sz="0" w:space="0" w:color="auto"/>
              </w:divBdr>
              <w:divsChild>
                <w:div w:id="1507598353">
                  <w:marLeft w:val="0"/>
                  <w:marRight w:val="0"/>
                  <w:marTop w:val="0"/>
                  <w:marBottom w:val="0"/>
                  <w:divBdr>
                    <w:top w:val="none" w:sz="0" w:space="0" w:color="auto"/>
                    <w:left w:val="none" w:sz="0" w:space="0" w:color="auto"/>
                    <w:bottom w:val="none" w:sz="0" w:space="0" w:color="auto"/>
                    <w:right w:val="none" w:sz="0" w:space="0" w:color="auto"/>
                  </w:divBdr>
                  <w:divsChild>
                    <w:div w:id="614597981">
                      <w:marLeft w:val="0"/>
                      <w:marRight w:val="0"/>
                      <w:marTop w:val="0"/>
                      <w:marBottom w:val="0"/>
                      <w:divBdr>
                        <w:top w:val="none" w:sz="0" w:space="0" w:color="auto"/>
                        <w:left w:val="none" w:sz="0" w:space="0" w:color="auto"/>
                        <w:bottom w:val="none" w:sz="0" w:space="0" w:color="auto"/>
                        <w:right w:val="none" w:sz="0" w:space="0" w:color="auto"/>
                      </w:divBdr>
                      <w:divsChild>
                        <w:div w:id="182282462">
                          <w:marLeft w:val="0"/>
                          <w:marRight w:val="0"/>
                          <w:marTop w:val="0"/>
                          <w:marBottom w:val="0"/>
                          <w:divBdr>
                            <w:top w:val="none" w:sz="0" w:space="0" w:color="auto"/>
                            <w:left w:val="none" w:sz="0" w:space="0" w:color="auto"/>
                            <w:bottom w:val="none" w:sz="0" w:space="0" w:color="auto"/>
                            <w:right w:val="none" w:sz="0" w:space="0" w:color="auto"/>
                          </w:divBdr>
                          <w:divsChild>
                            <w:div w:id="1334651804">
                              <w:marLeft w:val="0"/>
                              <w:marRight w:val="0"/>
                              <w:marTop w:val="0"/>
                              <w:marBottom w:val="0"/>
                              <w:divBdr>
                                <w:top w:val="none" w:sz="0" w:space="0" w:color="auto"/>
                                <w:left w:val="none" w:sz="0" w:space="0" w:color="auto"/>
                                <w:bottom w:val="none" w:sz="0" w:space="0" w:color="auto"/>
                                <w:right w:val="none" w:sz="0" w:space="0" w:color="auto"/>
                              </w:divBdr>
                              <w:divsChild>
                                <w:div w:id="1534341692">
                                  <w:marLeft w:val="0"/>
                                  <w:marRight w:val="0"/>
                                  <w:marTop w:val="0"/>
                                  <w:marBottom w:val="0"/>
                                  <w:divBdr>
                                    <w:top w:val="none" w:sz="0" w:space="0" w:color="auto"/>
                                    <w:left w:val="none" w:sz="0" w:space="0" w:color="auto"/>
                                    <w:bottom w:val="none" w:sz="0" w:space="0" w:color="auto"/>
                                    <w:right w:val="none" w:sz="0" w:space="0" w:color="auto"/>
                                  </w:divBdr>
                                  <w:divsChild>
                                    <w:div w:id="16376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257776">
      <w:bodyDiv w:val="1"/>
      <w:marLeft w:val="0"/>
      <w:marRight w:val="0"/>
      <w:marTop w:val="0"/>
      <w:marBottom w:val="0"/>
      <w:divBdr>
        <w:top w:val="none" w:sz="0" w:space="0" w:color="auto"/>
        <w:left w:val="none" w:sz="0" w:space="0" w:color="auto"/>
        <w:bottom w:val="none" w:sz="0" w:space="0" w:color="auto"/>
        <w:right w:val="none" w:sz="0" w:space="0" w:color="auto"/>
      </w:divBdr>
    </w:div>
    <w:div w:id="1644308131">
      <w:bodyDiv w:val="1"/>
      <w:marLeft w:val="0"/>
      <w:marRight w:val="0"/>
      <w:marTop w:val="0"/>
      <w:marBottom w:val="0"/>
      <w:divBdr>
        <w:top w:val="none" w:sz="0" w:space="0" w:color="auto"/>
        <w:left w:val="none" w:sz="0" w:space="0" w:color="auto"/>
        <w:bottom w:val="none" w:sz="0" w:space="0" w:color="auto"/>
        <w:right w:val="none" w:sz="0" w:space="0" w:color="auto"/>
      </w:divBdr>
    </w:div>
    <w:div w:id="1750079204">
      <w:bodyDiv w:val="1"/>
      <w:marLeft w:val="0"/>
      <w:marRight w:val="0"/>
      <w:marTop w:val="0"/>
      <w:marBottom w:val="0"/>
      <w:divBdr>
        <w:top w:val="none" w:sz="0" w:space="0" w:color="auto"/>
        <w:left w:val="none" w:sz="0" w:space="0" w:color="auto"/>
        <w:bottom w:val="none" w:sz="0" w:space="0" w:color="auto"/>
        <w:right w:val="none" w:sz="0" w:space="0" w:color="auto"/>
      </w:divBdr>
      <w:divsChild>
        <w:div w:id="1190534180">
          <w:marLeft w:val="0"/>
          <w:marRight w:val="0"/>
          <w:marTop w:val="0"/>
          <w:marBottom w:val="0"/>
          <w:divBdr>
            <w:top w:val="none" w:sz="0" w:space="0" w:color="auto"/>
            <w:left w:val="none" w:sz="0" w:space="0" w:color="auto"/>
            <w:bottom w:val="none" w:sz="0" w:space="0" w:color="auto"/>
            <w:right w:val="none" w:sz="0" w:space="0" w:color="auto"/>
          </w:divBdr>
          <w:divsChild>
            <w:div w:id="509873236">
              <w:marLeft w:val="0"/>
              <w:marRight w:val="0"/>
              <w:marTop w:val="0"/>
              <w:marBottom w:val="0"/>
              <w:divBdr>
                <w:top w:val="none" w:sz="0" w:space="0" w:color="auto"/>
                <w:left w:val="none" w:sz="0" w:space="0" w:color="auto"/>
                <w:bottom w:val="none" w:sz="0" w:space="0" w:color="auto"/>
                <w:right w:val="none" w:sz="0" w:space="0" w:color="auto"/>
              </w:divBdr>
            </w:div>
            <w:div w:id="195849595">
              <w:marLeft w:val="0"/>
              <w:marRight w:val="0"/>
              <w:marTop w:val="0"/>
              <w:marBottom w:val="0"/>
              <w:divBdr>
                <w:top w:val="none" w:sz="0" w:space="0" w:color="auto"/>
                <w:left w:val="none" w:sz="0" w:space="0" w:color="auto"/>
                <w:bottom w:val="none" w:sz="0" w:space="0" w:color="auto"/>
                <w:right w:val="none" w:sz="0" w:space="0" w:color="auto"/>
              </w:divBdr>
              <w:divsChild>
                <w:div w:id="201283600">
                  <w:marLeft w:val="0"/>
                  <w:marRight w:val="0"/>
                  <w:marTop w:val="0"/>
                  <w:marBottom w:val="0"/>
                  <w:divBdr>
                    <w:top w:val="none" w:sz="0" w:space="0" w:color="auto"/>
                    <w:left w:val="none" w:sz="0" w:space="0" w:color="auto"/>
                    <w:bottom w:val="none" w:sz="0" w:space="0" w:color="auto"/>
                    <w:right w:val="none" w:sz="0" w:space="0" w:color="auto"/>
                  </w:divBdr>
                  <w:divsChild>
                    <w:div w:id="18244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63313">
              <w:marLeft w:val="0"/>
              <w:marRight w:val="0"/>
              <w:marTop w:val="0"/>
              <w:marBottom w:val="0"/>
              <w:divBdr>
                <w:top w:val="none" w:sz="0" w:space="0" w:color="auto"/>
                <w:left w:val="none" w:sz="0" w:space="0" w:color="auto"/>
                <w:bottom w:val="none" w:sz="0" w:space="0" w:color="auto"/>
                <w:right w:val="none" w:sz="0" w:space="0" w:color="auto"/>
              </w:divBdr>
            </w:div>
          </w:divsChild>
        </w:div>
        <w:div w:id="475878047">
          <w:marLeft w:val="0"/>
          <w:marRight w:val="0"/>
          <w:marTop w:val="0"/>
          <w:marBottom w:val="0"/>
          <w:divBdr>
            <w:top w:val="none" w:sz="0" w:space="0" w:color="auto"/>
            <w:left w:val="none" w:sz="0" w:space="0" w:color="auto"/>
            <w:bottom w:val="none" w:sz="0" w:space="0" w:color="auto"/>
            <w:right w:val="none" w:sz="0" w:space="0" w:color="auto"/>
          </w:divBdr>
          <w:divsChild>
            <w:div w:id="166945515">
              <w:marLeft w:val="0"/>
              <w:marRight w:val="0"/>
              <w:marTop w:val="0"/>
              <w:marBottom w:val="0"/>
              <w:divBdr>
                <w:top w:val="none" w:sz="0" w:space="0" w:color="auto"/>
                <w:left w:val="none" w:sz="0" w:space="0" w:color="auto"/>
                <w:bottom w:val="none" w:sz="0" w:space="0" w:color="auto"/>
                <w:right w:val="none" w:sz="0" w:space="0" w:color="auto"/>
              </w:divBdr>
            </w:div>
            <w:div w:id="576676000">
              <w:marLeft w:val="0"/>
              <w:marRight w:val="0"/>
              <w:marTop w:val="0"/>
              <w:marBottom w:val="0"/>
              <w:divBdr>
                <w:top w:val="none" w:sz="0" w:space="0" w:color="auto"/>
                <w:left w:val="none" w:sz="0" w:space="0" w:color="auto"/>
                <w:bottom w:val="none" w:sz="0" w:space="0" w:color="auto"/>
                <w:right w:val="none" w:sz="0" w:space="0" w:color="auto"/>
              </w:divBdr>
              <w:divsChild>
                <w:div w:id="2144419101">
                  <w:marLeft w:val="0"/>
                  <w:marRight w:val="0"/>
                  <w:marTop w:val="0"/>
                  <w:marBottom w:val="0"/>
                  <w:divBdr>
                    <w:top w:val="none" w:sz="0" w:space="0" w:color="auto"/>
                    <w:left w:val="none" w:sz="0" w:space="0" w:color="auto"/>
                    <w:bottom w:val="none" w:sz="0" w:space="0" w:color="auto"/>
                    <w:right w:val="none" w:sz="0" w:space="0" w:color="auto"/>
                  </w:divBdr>
                  <w:divsChild>
                    <w:div w:id="975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9645">
              <w:marLeft w:val="0"/>
              <w:marRight w:val="0"/>
              <w:marTop w:val="0"/>
              <w:marBottom w:val="0"/>
              <w:divBdr>
                <w:top w:val="none" w:sz="0" w:space="0" w:color="auto"/>
                <w:left w:val="none" w:sz="0" w:space="0" w:color="auto"/>
                <w:bottom w:val="none" w:sz="0" w:space="0" w:color="auto"/>
                <w:right w:val="none" w:sz="0" w:space="0" w:color="auto"/>
              </w:divBdr>
            </w:div>
          </w:divsChild>
        </w:div>
        <w:div w:id="1422794279">
          <w:marLeft w:val="0"/>
          <w:marRight w:val="0"/>
          <w:marTop w:val="0"/>
          <w:marBottom w:val="0"/>
          <w:divBdr>
            <w:top w:val="none" w:sz="0" w:space="0" w:color="auto"/>
            <w:left w:val="none" w:sz="0" w:space="0" w:color="auto"/>
            <w:bottom w:val="none" w:sz="0" w:space="0" w:color="auto"/>
            <w:right w:val="none" w:sz="0" w:space="0" w:color="auto"/>
          </w:divBdr>
          <w:divsChild>
            <w:div w:id="1548569625">
              <w:marLeft w:val="0"/>
              <w:marRight w:val="0"/>
              <w:marTop w:val="0"/>
              <w:marBottom w:val="0"/>
              <w:divBdr>
                <w:top w:val="none" w:sz="0" w:space="0" w:color="auto"/>
                <w:left w:val="none" w:sz="0" w:space="0" w:color="auto"/>
                <w:bottom w:val="none" w:sz="0" w:space="0" w:color="auto"/>
                <w:right w:val="none" w:sz="0" w:space="0" w:color="auto"/>
              </w:divBdr>
            </w:div>
            <w:div w:id="2095323222">
              <w:marLeft w:val="0"/>
              <w:marRight w:val="0"/>
              <w:marTop w:val="0"/>
              <w:marBottom w:val="0"/>
              <w:divBdr>
                <w:top w:val="none" w:sz="0" w:space="0" w:color="auto"/>
                <w:left w:val="none" w:sz="0" w:space="0" w:color="auto"/>
                <w:bottom w:val="none" w:sz="0" w:space="0" w:color="auto"/>
                <w:right w:val="none" w:sz="0" w:space="0" w:color="auto"/>
              </w:divBdr>
              <w:divsChild>
                <w:div w:id="1188789857">
                  <w:marLeft w:val="0"/>
                  <w:marRight w:val="0"/>
                  <w:marTop w:val="0"/>
                  <w:marBottom w:val="0"/>
                  <w:divBdr>
                    <w:top w:val="none" w:sz="0" w:space="0" w:color="auto"/>
                    <w:left w:val="none" w:sz="0" w:space="0" w:color="auto"/>
                    <w:bottom w:val="none" w:sz="0" w:space="0" w:color="auto"/>
                    <w:right w:val="none" w:sz="0" w:space="0" w:color="auto"/>
                  </w:divBdr>
                  <w:divsChild>
                    <w:div w:id="17871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1076">
              <w:marLeft w:val="0"/>
              <w:marRight w:val="0"/>
              <w:marTop w:val="0"/>
              <w:marBottom w:val="0"/>
              <w:divBdr>
                <w:top w:val="none" w:sz="0" w:space="0" w:color="auto"/>
                <w:left w:val="none" w:sz="0" w:space="0" w:color="auto"/>
                <w:bottom w:val="none" w:sz="0" w:space="0" w:color="auto"/>
                <w:right w:val="none" w:sz="0" w:space="0" w:color="auto"/>
              </w:divBdr>
            </w:div>
          </w:divsChild>
        </w:div>
        <w:div w:id="1048607418">
          <w:marLeft w:val="0"/>
          <w:marRight w:val="0"/>
          <w:marTop w:val="0"/>
          <w:marBottom w:val="0"/>
          <w:divBdr>
            <w:top w:val="none" w:sz="0" w:space="0" w:color="auto"/>
            <w:left w:val="none" w:sz="0" w:space="0" w:color="auto"/>
            <w:bottom w:val="none" w:sz="0" w:space="0" w:color="auto"/>
            <w:right w:val="none" w:sz="0" w:space="0" w:color="auto"/>
          </w:divBdr>
          <w:divsChild>
            <w:div w:id="1876892652">
              <w:marLeft w:val="0"/>
              <w:marRight w:val="0"/>
              <w:marTop w:val="0"/>
              <w:marBottom w:val="0"/>
              <w:divBdr>
                <w:top w:val="none" w:sz="0" w:space="0" w:color="auto"/>
                <w:left w:val="none" w:sz="0" w:space="0" w:color="auto"/>
                <w:bottom w:val="none" w:sz="0" w:space="0" w:color="auto"/>
                <w:right w:val="none" w:sz="0" w:space="0" w:color="auto"/>
              </w:divBdr>
            </w:div>
            <w:div w:id="226190707">
              <w:marLeft w:val="0"/>
              <w:marRight w:val="0"/>
              <w:marTop w:val="0"/>
              <w:marBottom w:val="0"/>
              <w:divBdr>
                <w:top w:val="none" w:sz="0" w:space="0" w:color="auto"/>
                <w:left w:val="none" w:sz="0" w:space="0" w:color="auto"/>
                <w:bottom w:val="none" w:sz="0" w:space="0" w:color="auto"/>
                <w:right w:val="none" w:sz="0" w:space="0" w:color="auto"/>
              </w:divBdr>
              <w:divsChild>
                <w:div w:id="658655441">
                  <w:marLeft w:val="0"/>
                  <w:marRight w:val="0"/>
                  <w:marTop w:val="0"/>
                  <w:marBottom w:val="0"/>
                  <w:divBdr>
                    <w:top w:val="none" w:sz="0" w:space="0" w:color="auto"/>
                    <w:left w:val="none" w:sz="0" w:space="0" w:color="auto"/>
                    <w:bottom w:val="none" w:sz="0" w:space="0" w:color="auto"/>
                    <w:right w:val="none" w:sz="0" w:space="0" w:color="auto"/>
                  </w:divBdr>
                  <w:divsChild>
                    <w:div w:id="9638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466">
              <w:marLeft w:val="0"/>
              <w:marRight w:val="0"/>
              <w:marTop w:val="0"/>
              <w:marBottom w:val="0"/>
              <w:divBdr>
                <w:top w:val="none" w:sz="0" w:space="0" w:color="auto"/>
                <w:left w:val="none" w:sz="0" w:space="0" w:color="auto"/>
                <w:bottom w:val="none" w:sz="0" w:space="0" w:color="auto"/>
                <w:right w:val="none" w:sz="0" w:space="0" w:color="auto"/>
              </w:divBdr>
            </w:div>
          </w:divsChild>
        </w:div>
        <w:div w:id="1053961983">
          <w:marLeft w:val="0"/>
          <w:marRight w:val="0"/>
          <w:marTop w:val="0"/>
          <w:marBottom w:val="0"/>
          <w:divBdr>
            <w:top w:val="none" w:sz="0" w:space="0" w:color="auto"/>
            <w:left w:val="none" w:sz="0" w:space="0" w:color="auto"/>
            <w:bottom w:val="none" w:sz="0" w:space="0" w:color="auto"/>
            <w:right w:val="none" w:sz="0" w:space="0" w:color="auto"/>
          </w:divBdr>
          <w:divsChild>
            <w:div w:id="737826316">
              <w:marLeft w:val="0"/>
              <w:marRight w:val="0"/>
              <w:marTop w:val="0"/>
              <w:marBottom w:val="0"/>
              <w:divBdr>
                <w:top w:val="none" w:sz="0" w:space="0" w:color="auto"/>
                <w:left w:val="none" w:sz="0" w:space="0" w:color="auto"/>
                <w:bottom w:val="none" w:sz="0" w:space="0" w:color="auto"/>
                <w:right w:val="none" w:sz="0" w:space="0" w:color="auto"/>
              </w:divBdr>
            </w:div>
            <w:div w:id="847017145">
              <w:marLeft w:val="0"/>
              <w:marRight w:val="0"/>
              <w:marTop w:val="0"/>
              <w:marBottom w:val="0"/>
              <w:divBdr>
                <w:top w:val="none" w:sz="0" w:space="0" w:color="auto"/>
                <w:left w:val="none" w:sz="0" w:space="0" w:color="auto"/>
                <w:bottom w:val="none" w:sz="0" w:space="0" w:color="auto"/>
                <w:right w:val="none" w:sz="0" w:space="0" w:color="auto"/>
              </w:divBdr>
              <w:divsChild>
                <w:div w:id="1943221960">
                  <w:marLeft w:val="0"/>
                  <w:marRight w:val="0"/>
                  <w:marTop w:val="0"/>
                  <w:marBottom w:val="0"/>
                  <w:divBdr>
                    <w:top w:val="none" w:sz="0" w:space="0" w:color="auto"/>
                    <w:left w:val="none" w:sz="0" w:space="0" w:color="auto"/>
                    <w:bottom w:val="none" w:sz="0" w:space="0" w:color="auto"/>
                    <w:right w:val="none" w:sz="0" w:space="0" w:color="auto"/>
                  </w:divBdr>
                  <w:divsChild>
                    <w:div w:id="7088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163">
      <w:bodyDiv w:val="1"/>
      <w:marLeft w:val="0"/>
      <w:marRight w:val="0"/>
      <w:marTop w:val="0"/>
      <w:marBottom w:val="0"/>
      <w:divBdr>
        <w:top w:val="none" w:sz="0" w:space="0" w:color="auto"/>
        <w:left w:val="none" w:sz="0" w:space="0" w:color="auto"/>
        <w:bottom w:val="none" w:sz="0" w:space="0" w:color="auto"/>
        <w:right w:val="none" w:sz="0" w:space="0" w:color="auto"/>
      </w:divBdr>
      <w:divsChild>
        <w:div w:id="1878659646">
          <w:marLeft w:val="0"/>
          <w:marRight w:val="0"/>
          <w:marTop w:val="0"/>
          <w:marBottom w:val="0"/>
          <w:divBdr>
            <w:top w:val="none" w:sz="0" w:space="0" w:color="auto"/>
            <w:left w:val="none" w:sz="0" w:space="0" w:color="auto"/>
            <w:bottom w:val="none" w:sz="0" w:space="0" w:color="auto"/>
            <w:right w:val="none" w:sz="0" w:space="0" w:color="auto"/>
          </w:divBdr>
          <w:divsChild>
            <w:div w:id="1754929510">
              <w:marLeft w:val="0"/>
              <w:marRight w:val="0"/>
              <w:marTop w:val="0"/>
              <w:marBottom w:val="0"/>
              <w:divBdr>
                <w:top w:val="none" w:sz="0" w:space="0" w:color="auto"/>
                <w:left w:val="none" w:sz="0" w:space="0" w:color="auto"/>
                <w:bottom w:val="none" w:sz="0" w:space="0" w:color="auto"/>
                <w:right w:val="none" w:sz="0" w:space="0" w:color="auto"/>
              </w:divBdr>
              <w:divsChild>
                <w:div w:id="173082921">
                  <w:marLeft w:val="0"/>
                  <w:marRight w:val="0"/>
                  <w:marTop w:val="0"/>
                  <w:marBottom w:val="0"/>
                  <w:divBdr>
                    <w:top w:val="none" w:sz="0" w:space="0" w:color="auto"/>
                    <w:left w:val="none" w:sz="0" w:space="0" w:color="auto"/>
                    <w:bottom w:val="none" w:sz="0" w:space="0" w:color="auto"/>
                    <w:right w:val="none" w:sz="0" w:space="0" w:color="auto"/>
                  </w:divBdr>
                  <w:divsChild>
                    <w:div w:id="648437957">
                      <w:marLeft w:val="0"/>
                      <w:marRight w:val="0"/>
                      <w:marTop w:val="0"/>
                      <w:marBottom w:val="0"/>
                      <w:divBdr>
                        <w:top w:val="none" w:sz="0" w:space="0" w:color="auto"/>
                        <w:left w:val="none" w:sz="0" w:space="0" w:color="auto"/>
                        <w:bottom w:val="none" w:sz="0" w:space="0" w:color="auto"/>
                        <w:right w:val="none" w:sz="0" w:space="0" w:color="auto"/>
                      </w:divBdr>
                      <w:divsChild>
                        <w:div w:id="1795782642">
                          <w:marLeft w:val="0"/>
                          <w:marRight w:val="0"/>
                          <w:marTop w:val="0"/>
                          <w:marBottom w:val="0"/>
                          <w:divBdr>
                            <w:top w:val="none" w:sz="0" w:space="0" w:color="auto"/>
                            <w:left w:val="none" w:sz="0" w:space="0" w:color="auto"/>
                            <w:bottom w:val="none" w:sz="0" w:space="0" w:color="auto"/>
                            <w:right w:val="none" w:sz="0" w:space="0" w:color="auto"/>
                          </w:divBdr>
                          <w:divsChild>
                            <w:div w:id="1525512577">
                              <w:marLeft w:val="0"/>
                              <w:marRight w:val="0"/>
                              <w:marTop w:val="0"/>
                              <w:marBottom w:val="0"/>
                              <w:divBdr>
                                <w:top w:val="none" w:sz="0" w:space="0" w:color="auto"/>
                                <w:left w:val="none" w:sz="0" w:space="0" w:color="auto"/>
                                <w:bottom w:val="none" w:sz="0" w:space="0" w:color="auto"/>
                                <w:right w:val="none" w:sz="0" w:space="0" w:color="auto"/>
                              </w:divBdr>
                              <w:divsChild>
                                <w:div w:id="1281760997">
                                  <w:marLeft w:val="0"/>
                                  <w:marRight w:val="0"/>
                                  <w:marTop w:val="0"/>
                                  <w:marBottom w:val="0"/>
                                  <w:divBdr>
                                    <w:top w:val="none" w:sz="0" w:space="0" w:color="auto"/>
                                    <w:left w:val="none" w:sz="0" w:space="0" w:color="auto"/>
                                    <w:bottom w:val="none" w:sz="0" w:space="0" w:color="auto"/>
                                    <w:right w:val="none" w:sz="0" w:space="0" w:color="auto"/>
                                  </w:divBdr>
                                  <w:divsChild>
                                    <w:div w:id="7537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588670">
      <w:bodyDiv w:val="1"/>
      <w:marLeft w:val="0"/>
      <w:marRight w:val="0"/>
      <w:marTop w:val="0"/>
      <w:marBottom w:val="0"/>
      <w:divBdr>
        <w:top w:val="none" w:sz="0" w:space="0" w:color="auto"/>
        <w:left w:val="none" w:sz="0" w:space="0" w:color="auto"/>
        <w:bottom w:val="none" w:sz="0" w:space="0" w:color="auto"/>
        <w:right w:val="none" w:sz="0" w:space="0" w:color="auto"/>
      </w:divBdr>
    </w:div>
    <w:div w:id="1800606473">
      <w:bodyDiv w:val="1"/>
      <w:marLeft w:val="0"/>
      <w:marRight w:val="0"/>
      <w:marTop w:val="0"/>
      <w:marBottom w:val="0"/>
      <w:divBdr>
        <w:top w:val="none" w:sz="0" w:space="0" w:color="auto"/>
        <w:left w:val="none" w:sz="0" w:space="0" w:color="auto"/>
        <w:bottom w:val="none" w:sz="0" w:space="0" w:color="auto"/>
        <w:right w:val="none" w:sz="0" w:space="0" w:color="auto"/>
      </w:divBdr>
    </w:div>
    <w:div w:id="1837650112">
      <w:bodyDiv w:val="1"/>
      <w:marLeft w:val="0"/>
      <w:marRight w:val="0"/>
      <w:marTop w:val="0"/>
      <w:marBottom w:val="0"/>
      <w:divBdr>
        <w:top w:val="none" w:sz="0" w:space="0" w:color="auto"/>
        <w:left w:val="none" w:sz="0" w:space="0" w:color="auto"/>
        <w:bottom w:val="none" w:sz="0" w:space="0" w:color="auto"/>
        <w:right w:val="none" w:sz="0" w:space="0" w:color="auto"/>
      </w:divBdr>
    </w:div>
    <w:div w:id="1846506107">
      <w:bodyDiv w:val="1"/>
      <w:marLeft w:val="0"/>
      <w:marRight w:val="0"/>
      <w:marTop w:val="0"/>
      <w:marBottom w:val="0"/>
      <w:divBdr>
        <w:top w:val="none" w:sz="0" w:space="0" w:color="auto"/>
        <w:left w:val="none" w:sz="0" w:space="0" w:color="auto"/>
        <w:bottom w:val="none" w:sz="0" w:space="0" w:color="auto"/>
        <w:right w:val="none" w:sz="0" w:space="0" w:color="auto"/>
      </w:divBdr>
    </w:div>
    <w:div w:id="1944723823">
      <w:bodyDiv w:val="1"/>
      <w:marLeft w:val="0"/>
      <w:marRight w:val="0"/>
      <w:marTop w:val="0"/>
      <w:marBottom w:val="0"/>
      <w:divBdr>
        <w:top w:val="none" w:sz="0" w:space="0" w:color="auto"/>
        <w:left w:val="none" w:sz="0" w:space="0" w:color="auto"/>
        <w:bottom w:val="none" w:sz="0" w:space="0" w:color="auto"/>
        <w:right w:val="none" w:sz="0" w:space="0" w:color="auto"/>
      </w:divBdr>
    </w:div>
    <w:div w:id="1973168095">
      <w:bodyDiv w:val="1"/>
      <w:marLeft w:val="0"/>
      <w:marRight w:val="0"/>
      <w:marTop w:val="0"/>
      <w:marBottom w:val="0"/>
      <w:divBdr>
        <w:top w:val="none" w:sz="0" w:space="0" w:color="auto"/>
        <w:left w:val="none" w:sz="0" w:space="0" w:color="auto"/>
        <w:bottom w:val="none" w:sz="0" w:space="0" w:color="auto"/>
        <w:right w:val="none" w:sz="0" w:space="0" w:color="auto"/>
      </w:divBdr>
    </w:div>
    <w:div w:id="1998533916">
      <w:bodyDiv w:val="1"/>
      <w:marLeft w:val="0"/>
      <w:marRight w:val="0"/>
      <w:marTop w:val="0"/>
      <w:marBottom w:val="0"/>
      <w:divBdr>
        <w:top w:val="none" w:sz="0" w:space="0" w:color="auto"/>
        <w:left w:val="none" w:sz="0" w:space="0" w:color="auto"/>
        <w:bottom w:val="none" w:sz="0" w:space="0" w:color="auto"/>
        <w:right w:val="none" w:sz="0" w:space="0" w:color="auto"/>
      </w:divBdr>
    </w:div>
    <w:div w:id="2044287837">
      <w:bodyDiv w:val="1"/>
      <w:marLeft w:val="0"/>
      <w:marRight w:val="0"/>
      <w:marTop w:val="0"/>
      <w:marBottom w:val="0"/>
      <w:divBdr>
        <w:top w:val="none" w:sz="0" w:space="0" w:color="auto"/>
        <w:left w:val="none" w:sz="0" w:space="0" w:color="auto"/>
        <w:bottom w:val="none" w:sz="0" w:space="0" w:color="auto"/>
        <w:right w:val="none" w:sz="0" w:space="0" w:color="auto"/>
      </w:divBdr>
    </w:div>
    <w:div w:id="2053380120">
      <w:bodyDiv w:val="1"/>
      <w:marLeft w:val="0"/>
      <w:marRight w:val="0"/>
      <w:marTop w:val="0"/>
      <w:marBottom w:val="0"/>
      <w:divBdr>
        <w:top w:val="none" w:sz="0" w:space="0" w:color="auto"/>
        <w:left w:val="none" w:sz="0" w:space="0" w:color="auto"/>
        <w:bottom w:val="none" w:sz="0" w:space="0" w:color="auto"/>
        <w:right w:val="none" w:sz="0" w:space="0" w:color="auto"/>
      </w:divBdr>
    </w:div>
    <w:div w:id="2112702837">
      <w:bodyDiv w:val="1"/>
      <w:marLeft w:val="0"/>
      <w:marRight w:val="0"/>
      <w:marTop w:val="0"/>
      <w:marBottom w:val="0"/>
      <w:divBdr>
        <w:top w:val="none" w:sz="0" w:space="0" w:color="auto"/>
        <w:left w:val="none" w:sz="0" w:space="0" w:color="auto"/>
        <w:bottom w:val="none" w:sz="0" w:space="0" w:color="auto"/>
        <w:right w:val="none" w:sz="0" w:space="0" w:color="auto"/>
      </w:divBdr>
      <w:divsChild>
        <w:div w:id="98259256">
          <w:marLeft w:val="0"/>
          <w:marRight w:val="0"/>
          <w:marTop w:val="0"/>
          <w:marBottom w:val="0"/>
          <w:divBdr>
            <w:top w:val="none" w:sz="0" w:space="0" w:color="auto"/>
            <w:left w:val="none" w:sz="0" w:space="0" w:color="auto"/>
            <w:bottom w:val="none" w:sz="0" w:space="0" w:color="auto"/>
            <w:right w:val="none" w:sz="0" w:space="0" w:color="auto"/>
          </w:divBdr>
          <w:divsChild>
            <w:div w:id="474759713">
              <w:marLeft w:val="0"/>
              <w:marRight w:val="0"/>
              <w:marTop w:val="0"/>
              <w:marBottom w:val="0"/>
              <w:divBdr>
                <w:top w:val="none" w:sz="0" w:space="0" w:color="auto"/>
                <w:left w:val="none" w:sz="0" w:space="0" w:color="auto"/>
                <w:bottom w:val="none" w:sz="0" w:space="0" w:color="auto"/>
                <w:right w:val="none" w:sz="0" w:space="0" w:color="auto"/>
              </w:divBdr>
              <w:divsChild>
                <w:div w:id="1644235691">
                  <w:marLeft w:val="0"/>
                  <w:marRight w:val="0"/>
                  <w:marTop w:val="0"/>
                  <w:marBottom w:val="0"/>
                  <w:divBdr>
                    <w:top w:val="none" w:sz="0" w:space="0" w:color="auto"/>
                    <w:left w:val="none" w:sz="0" w:space="0" w:color="auto"/>
                    <w:bottom w:val="none" w:sz="0" w:space="0" w:color="auto"/>
                    <w:right w:val="none" w:sz="0" w:space="0" w:color="auto"/>
                  </w:divBdr>
                  <w:divsChild>
                    <w:div w:id="549264225">
                      <w:marLeft w:val="0"/>
                      <w:marRight w:val="0"/>
                      <w:marTop w:val="0"/>
                      <w:marBottom w:val="0"/>
                      <w:divBdr>
                        <w:top w:val="none" w:sz="0" w:space="0" w:color="auto"/>
                        <w:left w:val="none" w:sz="0" w:space="0" w:color="auto"/>
                        <w:bottom w:val="none" w:sz="0" w:space="0" w:color="auto"/>
                        <w:right w:val="none" w:sz="0" w:space="0" w:color="auto"/>
                      </w:divBdr>
                      <w:divsChild>
                        <w:div w:id="1752241111">
                          <w:marLeft w:val="0"/>
                          <w:marRight w:val="0"/>
                          <w:marTop w:val="0"/>
                          <w:marBottom w:val="0"/>
                          <w:divBdr>
                            <w:top w:val="none" w:sz="0" w:space="0" w:color="auto"/>
                            <w:left w:val="none" w:sz="0" w:space="0" w:color="auto"/>
                            <w:bottom w:val="none" w:sz="0" w:space="0" w:color="auto"/>
                            <w:right w:val="none" w:sz="0" w:space="0" w:color="auto"/>
                          </w:divBdr>
                          <w:divsChild>
                            <w:div w:id="1807621365">
                              <w:marLeft w:val="0"/>
                              <w:marRight w:val="0"/>
                              <w:marTop w:val="0"/>
                              <w:marBottom w:val="0"/>
                              <w:divBdr>
                                <w:top w:val="none" w:sz="0" w:space="0" w:color="auto"/>
                                <w:left w:val="none" w:sz="0" w:space="0" w:color="auto"/>
                                <w:bottom w:val="none" w:sz="0" w:space="0" w:color="auto"/>
                                <w:right w:val="none" w:sz="0" w:space="0" w:color="auto"/>
                              </w:divBdr>
                              <w:divsChild>
                                <w:div w:id="743646400">
                                  <w:marLeft w:val="0"/>
                                  <w:marRight w:val="0"/>
                                  <w:marTop w:val="0"/>
                                  <w:marBottom w:val="0"/>
                                  <w:divBdr>
                                    <w:top w:val="none" w:sz="0" w:space="0" w:color="auto"/>
                                    <w:left w:val="none" w:sz="0" w:space="0" w:color="auto"/>
                                    <w:bottom w:val="none" w:sz="0" w:space="0" w:color="auto"/>
                                    <w:right w:val="none" w:sz="0" w:space="0" w:color="auto"/>
                                  </w:divBdr>
                                  <w:divsChild>
                                    <w:div w:id="13725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52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myphysicslab.com/pendulum/double-pendulum-e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scienceworld.wolfram.com/physics/DoublePendulum.html?trk=public_post_comment-text" TargetMode="External"/><Relationship Id="rId10" Type="http://schemas.microsoft.com/office/2016/09/relationships/commentsIds" Target="commentsId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D247D-D5E3-4A2E-8A5C-BF70EA3F7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4049</Words>
  <Characters>23083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 ayoub</dc:creator>
  <cp:keywords/>
  <dc:description/>
  <cp:lastModifiedBy>פאדי איוב</cp:lastModifiedBy>
  <cp:revision>3</cp:revision>
  <dcterms:created xsi:type="dcterms:W3CDTF">2025-12-10T11:29:00Z</dcterms:created>
  <dcterms:modified xsi:type="dcterms:W3CDTF">2026-08-19T17:05:00Z</dcterms:modified>
</cp:coreProperties>
</file>