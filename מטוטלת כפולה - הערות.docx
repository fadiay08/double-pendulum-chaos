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9CD4" w14:textId="22E6FEB9" w:rsidR="005E26FA" w:rsidRDefault="005E26FA" w:rsidP="005E26FA">
      <w:pPr>
        <w:bidi/>
        <w:jc w:val="center"/>
        <w:rPr>
          <w:b/>
          <w:bCs/>
          <w:sz w:val="52"/>
          <w:szCs w:val="52"/>
          <w:u w:val="single"/>
          <w:rtl/>
          <w:lang w:bidi="he-IL"/>
        </w:rPr>
      </w:pPr>
      <w:commentRangeStart w:id="0"/>
      <w:r w:rsidRPr="00825EB2">
        <w:rPr>
          <w:b/>
          <w:bCs/>
          <w:sz w:val="52"/>
          <w:szCs w:val="52"/>
          <w:u w:val="single"/>
          <w:rtl/>
          <w:lang w:bidi="he-IL"/>
        </w:rPr>
        <w:t xml:space="preserve">מטוטלת </w:t>
      </w:r>
      <w:r>
        <w:rPr>
          <w:rFonts w:hint="cs"/>
          <w:b/>
          <w:bCs/>
          <w:sz w:val="52"/>
          <w:szCs w:val="52"/>
          <w:u w:val="single"/>
          <w:rtl/>
          <w:lang w:bidi="he-IL"/>
        </w:rPr>
        <w:t>כפולה</w:t>
      </w:r>
      <w:commentRangeEnd w:id="0"/>
      <w:r w:rsidR="00F93789">
        <w:rPr>
          <w:rStyle w:val="CommentReference"/>
          <w:rtl/>
        </w:rPr>
        <w:commentReference w:id="0"/>
      </w:r>
    </w:p>
    <w:p w14:paraId="1BFF642F" w14:textId="77777777" w:rsidR="005E26FA" w:rsidRDefault="005E26FA" w:rsidP="005E26FA">
      <w:pPr>
        <w:bidi/>
        <w:jc w:val="center"/>
        <w:rPr>
          <w:b/>
          <w:bCs/>
          <w:sz w:val="52"/>
          <w:szCs w:val="52"/>
          <w:u w:val="single"/>
          <w:rtl/>
          <w:lang w:bidi="he-IL"/>
        </w:rPr>
      </w:pPr>
    </w:p>
    <w:p w14:paraId="2FB31985" w14:textId="77777777" w:rsidR="005E26FA" w:rsidRDefault="005E26FA" w:rsidP="005E26FA">
      <w:pPr>
        <w:bidi/>
        <w:jc w:val="center"/>
        <w:rPr>
          <w:sz w:val="52"/>
          <w:szCs w:val="52"/>
          <w:rtl/>
          <w:lang w:bidi="he-IL"/>
        </w:rPr>
      </w:pPr>
      <w:r w:rsidRPr="00825EB2">
        <w:rPr>
          <w:sz w:val="52"/>
          <w:szCs w:val="52"/>
          <w:rtl/>
          <w:lang w:bidi="he-IL"/>
        </w:rPr>
        <w:t>פאדי איוב</w:t>
      </w:r>
      <w:r>
        <w:rPr>
          <w:sz w:val="52"/>
          <w:szCs w:val="52"/>
          <w:lang w:bidi="ar-LB"/>
        </w:rPr>
        <w:t xml:space="preserve"> </w:t>
      </w:r>
      <w:r>
        <w:rPr>
          <w:rFonts w:hint="cs"/>
          <w:sz w:val="52"/>
          <w:szCs w:val="52"/>
          <w:rtl/>
          <w:lang w:bidi="he-IL"/>
        </w:rPr>
        <w:t>ונאהד מנסור</w:t>
      </w:r>
    </w:p>
    <w:p w14:paraId="04E6D0DF" w14:textId="77777777" w:rsidR="005E26FA" w:rsidRPr="00825EB2" w:rsidRDefault="005E26FA" w:rsidP="005E26FA">
      <w:pPr>
        <w:bidi/>
        <w:jc w:val="center"/>
        <w:rPr>
          <w:sz w:val="52"/>
          <w:szCs w:val="52"/>
        </w:rPr>
      </w:pPr>
    </w:p>
    <w:p w14:paraId="4CF65C06" w14:textId="2D6827E1" w:rsidR="005E26FA" w:rsidRDefault="005E26FA" w:rsidP="005E26FA">
      <w:pPr>
        <w:bidi/>
        <w:jc w:val="center"/>
        <w:rPr>
          <w:sz w:val="52"/>
          <w:szCs w:val="52"/>
          <w:rtl/>
          <w:lang w:bidi="he-IL"/>
        </w:rPr>
      </w:pPr>
      <w:r>
        <w:rPr>
          <w:rFonts w:hint="cs"/>
          <w:sz w:val="52"/>
          <w:szCs w:val="52"/>
          <w:rtl/>
          <w:lang w:bidi="he-IL"/>
        </w:rPr>
        <w:t>2025</w:t>
      </w:r>
    </w:p>
    <w:p w14:paraId="0FCEBAEF" w14:textId="77777777" w:rsidR="005E26FA" w:rsidRDefault="005E26FA">
      <w:pPr>
        <w:rPr>
          <w:sz w:val="52"/>
          <w:szCs w:val="52"/>
          <w:rtl/>
          <w:lang w:bidi="he-IL"/>
        </w:rPr>
      </w:pPr>
      <w:r>
        <w:rPr>
          <w:sz w:val="52"/>
          <w:szCs w:val="52"/>
          <w:rtl/>
          <w:lang w:bidi="he-IL"/>
        </w:rPr>
        <w:br w:type="page"/>
      </w:r>
    </w:p>
    <w:p w14:paraId="2BCB32CA" w14:textId="035715A6" w:rsidR="00BA0F81" w:rsidRDefault="005E26FA" w:rsidP="005E26FA">
      <w:pPr>
        <w:bidi/>
        <w:rPr>
          <w:b/>
          <w:bCs/>
          <w:sz w:val="40"/>
          <w:szCs w:val="40"/>
          <w:u w:val="single"/>
          <w:rtl/>
          <w:lang w:bidi="he-IL"/>
        </w:rPr>
      </w:pPr>
      <w:r w:rsidRPr="005E26FA">
        <w:rPr>
          <w:rFonts w:hint="cs"/>
          <w:b/>
          <w:bCs/>
          <w:sz w:val="40"/>
          <w:szCs w:val="40"/>
          <w:u w:val="single"/>
          <w:rtl/>
          <w:lang w:bidi="he-IL"/>
        </w:rPr>
        <w:lastRenderedPageBreak/>
        <w:t>תקציר</w:t>
      </w:r>
    </w:p>
    <w:p w14:paraId="668EAD9B" w14:textId="273B3B42" w:rsidR="005E26FA" w:rsidRDefault="005E26FA" w:rsidP="005E26FA">
      <w:pPr>
        <w:bidi/>
        <w:rPr>
          <w:rFonts w:cs="Arial"/>
          <w:sz w:val="28"/>
          <w:szCs w:val="28"/>
          <w:rtl/>
          <w:lang w:bidi="he-IL"/>
        </w:rPr>
      </w:pPr>
      <w:r w:rsidRPr="005E26FA">
        <w:rPr>
          <w:rFonts w:cs="Arial" w:hint="cs"/>
          <w:sz w:val="28"/>
          <w:szCs w:val="28"/>
          <w:rtl/>
          <w:lang w:bidi="he-IL"/>
        </w:rPr>
        <w:t>עבודה</w:t>
      </w:r>
      <w:r w:rsidRPr="005E26FA">
        <w:rPr>
          <w:rFonts w:cs="Arial"/>
          <w:sz w:val="28"/>
          <w:szCs w:val="28"/>
          <w:rtl/>
          <w:lang w:bidi="he-IL"/>
        </w:rPr>
        <w:t xml:space="preserve"> </w:t>
      </w:r>
      <w:r w:rsidRPr="005E26FA">
        <w:rPr>
          <w:rFonts w:cs="Arial" w:hint="cs"/>
          <w:sz w:val="28"/>
          <w:szCs w:val="28"/>
          <w:rtl/>
          <w:lang w:bidi="he-IL"/>
        </w:rPr>
        <w:t>זו</w:t>
      </w:r>
      <w:r w:rsidRPr="005E26FA">
        <w:rPr>
          <w:rFonts w:cs="Arial"/>
          <w:sz w:val="28"/>
          <w:szCs w:val="28"/>
          <w:rtl/>
          <w:lang w:bidi="he-IL"/>
        </w:rPr>
        <w:t xml:space="preserve"> </w:t>
      </w:r>
      <w:r w:rsidRPr="005E26FA">
        <w:rPr>
          <w:rFonts w:cs="Arial" w:hint="cs"/>
          <w:sz w:val="28"/>
          <w:szCs w:val="28"/>
          <w:rtl/>
          <w:lang w:bidi="he-IL"/>
        </w:rPr>
        <w:t>מוגשת</w:t>
      </w:r>
      <w:r w:rsidRPr="005E26FA">
        <w:rPr>
          <w:rFonts w:cs="Arial"/>
          <w:sz w:val="28"/>
          <w:szCs w:val="28"/>
          <w:rtl/>
          <w:lang w:bidi="he-IL"/>
        </w:rPr>
        <w:t xml:space="preserve"> </w:t>
      </w:r>
      <w:r w:rsidRPr="005E26FA">
        <w:rPr>
          <w:rFonts w:cs="Arial" w:hint="cs"/>
          <w:sz w:val="28"/>
          <w:szCs w:val="28"/>
          <w:rtl/>
          <w:lang w:bidi="he-IL"/>
        </w:rPr>
        <w:t>כעבודת</w:t>
      </w:r>
      <w:r w:rsidRPr="005E26FA">
        <w:rPr>
          <w:rFonts w:cs="Arial"/>
          <w:sz w:val="28"/>
          <w:szCs w:val="28"/>
          <w:rtl/>
          <w:lang w:bidi="he-IL"/>
        </w:rPr>
        <w:t xml:space="preserve"> </w:t>
      </w:r>
      <w:r w:rsidRPr="005E26FA">
        <w:rPr>
          <w:rFonts w:cs="Arial" w:hint="cs"/>
          <w:sz w:val="28"/>
          <w:szCs w:val="28"/>
          <w:rtl/>
          <w:lang w:bidi="he-IL"/>
        </w:rPr>
        <w:t>חקר</w:t>
      </w:r>
      <w:r w:rsidRPr="005E26FA">
        <w:rPr>
          <w:rFonts w:cs="Arial"/>
          <w:sz w:val="28"/>
          <w:szCs w:val="28"/>
          <w:rtl/>
          <w:lang w:bidi="he-IL"/>
        </w:rPr>
        <w:t xml:space="preserve"> </w:t>
      </w:r>
      <w:r w:rsidRPr="005E26FA">
        <w:rPr>
          <w:rFonts w:cs="Arial" w:hint="cs"/>
          <w:sz w:val="28"/>
          <w:szCs w:val="28"/>
          <w:rtl/>
          <w:lang w:bidi="he-IL"/>
        </w:rPr>
        <w:t>בהיקף</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2 </w:t>
      </w:r>
      <w:r w:rsidRPr="005E26FA">
        <w:rPr>
          <w:rFonts w:cs="Arial" w:hint="cs"/>
          <w:sz w:val="28"/>
          <w:szCs w:val="28"/>
          <w:rtl/>
          <w:lang w:bidi="he-IL"/>
        </w:rPr>
        <w:t>יח</w:t>
      </w:r>
      <w:r w:rsidRPr="005E26FA">
        <w:rPr>
          <w:rFonts w:cs="Arial"/>
          <w:sz w:val="28"/>
          <w:szCs w:val="28"/>
          <w:rtl/>
          <w:lang w:bidi="he-IL"/>
        </w:rPr>
        <w:t>"</w:t>
      </w:r>
      <w:r w:rsidRPr="005E26FA">
        <w:rPr>
          <w:rFonts w:cs="Arial" w:hint="cs"/>
          <w:sz w:val="28"/>
          <w:szCs w:val="28"/>
          <w:rtl/>
          <w:lang w:bidi="he-IL"/>
        </w:rPr>
        <w:t>ל</w:t>
      </w:r>
      <w:r w:rsidRPr="005E26FA">
        <w:rPr>
          <w:rFonts w:cs="Arial"/>
          <w:sz w:val="28"/>
          <w:szCs w:val="28"/>
          <w:rtl/>
          <w:lang w:bidi="he-IL"/>
        </w:rPr>
        <w:t xml:space="preserve"> </w:t>
      </w:r>
      <w:r w:rsidRPr="005E26FA">
        <w:rPr>
          <w:rFonts w:cs="Arial" w:hint="cs"/>
          <w:sz w:val="28"/>
          <w:szCs w:val="28"/>
          <w:rtl/>
          <w:lang w:bidi="he-IL"/>
        </w:rPr>
        <w:t>לקראת</w:t>
      </w:r>
      <w:r w:rsidRPr="005E26FA">
        <w:rPr>
          <w:rFonts w:cs="Arial"/>
          <w:sz w:val="28"/>
          <w:szCs w:val="28"/>
          <w:rtl/>
          <w:lang w:bidi="he-IL"/>
        </w:rPr>
        <w:t xml:space="preserve"> </w:t>
      </w:r>
      <w:r w:rsidRPr="005E26FA">
        <w:rPr>
          <w:rFonts w:cs="Arial" w:hint="cs"/>
          <w:sz w:val="28"/>
          <w:szCs w:val="28"/>
          <w:rtl/>
          <w:lang w:bidi="he-IL"/>
        </w:rPr>
        <w:t>קבלת</w:t>
      </w:r>
      <w:r w:rsidRPr="005E26FA">
        <w:rPr>
          <w:rFonts w:cs="Arial"/>
          <w:sz w:val="28"/>
          <w:szCs w:val="28"/>
          <w:rtl/>
          <w:lang w:bidi="he-IL"/>
        </w:rPr>
        <w:t xml:space="preserve"> </w:t>
      </w:r>
      <w:r w:rsidRPr="005E26FA">
        <w:rPr>
          <w:rFonts w:cs="Arial" w:hint="cs"/>
          <w:sz w:val="28"/>
          <w:szCs w:val="28"/>
          <w:rtl/>
          <w:lang w:bidi="he-IL"/>
        </w:rPr>
        <w:t>ציון</w:t>
      </w:r>
      <w:r w:rsidRPr="005E26FA">
        <w:rPr>
          <w:rFonts w:cs="Arial"/>
          <w:sz w:val="28"/>
          <w:szCs w:val="28"/>
          <w:rtl/>
          <w:lang w:bidi="he-IL"/>
        </w:rPr>
        <w:t xml:space="preserve"> </w:t>
      </w:r>
      <w:r w:rsidR="009E2FCF">
        <w:rPr>
          <w:rFonts w:cs="Arial"/>
          <w:sz w:val="28"/>
          <w:szCs w:val="28"/>
          <w:lang w:bidi="he-IL"/>
        </w:rPr>
        <w:t xml:space="preserve"> </w:t>
      </w:r>
      <w:r w:rsidR="009E2FCF">
        <w:rPr>
          <w:rFonts w:cs="Arial" w:hint="cs"/>
          <w:sz w:val="28"/>
          <w:szCs w:val="28"/>
          <w:rtl/>
          <w:lang w:bidi="he-IL"/>
        </w:rPr>
        <w:t>בתוכנית מעלה</w:t>
      </w:r>
      <w:r w:rsidRPr="005E26FA">
        <w:rPr>
          <w:rFonts w:cs="Arial"/>
          <w:sz w:val="28"/>
          <w:szCs w:val="28"/>
          <w:rtl/>
          <w:lang w:bidi="he-IL"/>
        </w:rPr>
        <w:t xml:space="preserve">. </w:t>
      </w:r>
      <w:r w:rsidRPr="005E26FA">
        <w:rPr>
          <w:rFonts w:cs="Arial" w:hint="cs"/>
          <w:sz w:val="28"/>
          <w:szCs w:val="28"/>
          <w:rtl/>
          <w:lang w:bidi="he-IL"/>
        </w:rPr>
        <w:t>העבודה</w:t>
      </w:r>
      <w:r w:rsidRPr="005E26FA">
        <w:rPr>
          <w:rFonts w:cs="Arial"/>
          <w:sz w:val="28"/>
          <w:szCs w:val="28"/>
          <w:rtl/>
          <w:lang w:bidi="he-IL"/>
        </w:rPr>
        <w:t xml:space="preserve"> </w:t>
      </w:r>
      <w:r w:rsidRPr="005E26FA">
        <w:rPr>
          <w:rFonts w:cs="Arial" w:hint="cs"/>
          <w:sz w:val="28"/>
          <w:szCs w:val="28"/>
          <w:rtl/>
          <w:lang w:bidi="he-IL"/>
        </w:rPr>
        <w:t>חקרה</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דינמיקת</w:t>
      </w:r>
      <w:r w:rsidRPr="005E26FA">
        <w:rPr>
          <w:rFonts w:cs="Arial"/>
          <w:sz w:val="28"/>
          <w:szCs w:val="28"/>
          <w:rtl/>
          <w:lang w:bidi="he-IL"/>
        </w:rPr>
        <w:t xml:space="preserve"> </w:t>
      </w:r>
      <w:r w:rsidRPr="005E26FA">
        <w:rPr>
          <w:rFonts w:cs="Arial" w:hint="cs"/>
          <w:sz w:val="28"/>
          <w:szCs w:val="28"/>
          <w:rtl/>
          <w:lang w:bidi="he-IL"/>
        </w:rPr>
        <w:t>התנועה</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מטוטלת</w:t>
      </w:r>
      <w:r w:rsidRPr="005E26FA">
        <w:rPr>
          <w:rFonts w:cs="Arial"/>
          <w:sz w:val="28"/>
          <w:szCs w:val="28"/>
          <w:rtl/>
          <w:lang w:bidi="he-IL"/>
        </w:rPr>
        <w:t xml:space="preserve"> </w:t>
      </w:r>
      <w:r w:rsidRPr="005E26FA">
        <w:rPr>
          <w:rFonts w:cs="Arial" w:hint="cs"/>
          <w:sz w:val="28"/>
          <w:szCs w:val="28"/>
          <w:rtl/>
          <w:lang w:bidi="he-IL"/>
        </w:rPr>
        <w:t>כפולה</w:t>
      </w:r>
      <w:r w:rsidRPr="005E26FA">
        <w:rPr>
          <w:rFonts w:cs="Arial"/>
          <w:sz w:val="28"/>
          <w:szCs w:val="28"/>
          <w:rtl/>
          <w:lang w:bidi="he-IL"/>
        </w:rPr>
        <w:t xml:space="preserve"> – </w:t>
      </w:r>
      <w:r w:rsidRPr="005E26FA">
        <w:rPr>
          <w:rFonts w:cs="Arial" w:hint="cs"/>
          <w:sz w:val="28"/>
          <w:szCs w:val="28"/>
          <w:rtl/>
          <w:lang w:bidi="he-IL"/>
        </w:rPr>
        <w:t>מערכת</w:t>
      </w:r>
      <w:r w:rsidRPr="005E26FA">
        <w:rPr>
          <w:rFonts w:cs="Arial"/>
          <w:sz w:val="28"/>
          <w:szCs w:val="28"/>
          <w:rtl/>
          <w:lang w:bidi="he-IL"/>
        </w:rPr>
        <w:t xml:space="preserve"> </w:t>
      </w:r>
      <w:r w:rsidRPr="005E26FA">
        <w:rPr>
          <w:rFonts w:cs="Arial" w:hint="cs"/>
          <w:sz w:val="28"/>
          <w:szCs w:val="28"/>
          <w:rtl/>
          <w:lang w:bidi="he-IL"/>
        </w:rPr>
        <w:t>המורכבת</w:t>
      </w:r>
      <w:r w:rsidRPr="005E26FA">
        <w:rPr>
          <w:rFonts w:cs="Arial"/>
          <w:sz w:val="28"/>
          <w:szCs w:val="28"/>
          <w:rtl/>
          <w:lang w:bidi="he-IL"/>
        </w:rPr>
        <w:t xml:space="preserve"> </w:t>
      </w:r>
      <w:r w:rsidRPr="005E26FA">
        <w:rPr>
          <w:rFonts w:cs="Arial" w:hint="cs"/>
          <w:sz w:val="28"/>
          <w:szCs w:val="28"/>
          <w:rtl/>
          <w:lang w:bidi="he-IL"/>
        </w:rPr>
        <w:t>משתי</w:t>
      </w:r>
      <w:r w:rsidRPr="005E26FA">
        <w:rPr>
          <w:rFonts w:cs="Arial"/>
          <w:sz w:val="28"/>
          <w:szCs w:val="28"/>
          <w:rtl/>
          <w:lang w:bidi="he-IL"/>
        </w:rPr>
        <w:t xml:space="preserve"> </w:t>
      </w:r>
      <w:r w:rsidRPr="005E26FA">
        <w:rPr>
          <w:rFonts w:cs="Arial" w:hint="cs"/>
          <w:sz w:val="28"/>
          <w:szCs w:val="28"/>
          <w:rtl/>
          <w:lang w:bidi="he-IL"/>
        </w:rPr>
        <w:t>זרועות</w:t>
      </w:r>
      <w:r w:rsidRPr="005E26FA">
        <w:rPr>
          <w:rFonts w:cs="Arial"/>
          <w:sz w:val="28"/>
          <w:szCs w:val="28"/>
          <w:rtl/>
          <w:lang w:bidi="he-IL"/>
        </w:rPr>
        <w:t xml:space="preserve"> </w:t>
      </w:r>
      <w:r w:rsidRPr="005E26FA">
        <w:rPr>
          <w:rFonts w:cs="Arial" w:hint="cs"/>
          <w:sz w:val="28"/>
          <w:szCs w:val="28"/>
          <w:rtl/>
          <w:lang w:bidi="he-IL"/>
        </w:rPr>
        <w:t>המחוברות</w:t>
      </w:r>
      <w:r w:rsidRPr="005E26FA">
        <w:rPr>
          <w:rFonts w:cs="Arial"/>
          <w:sz w:val="28"/>
          <w:szCs w:val="28"/>
          <w:rtl/>
          <w:lang w:bidi="he-IL"/>
        </w:rPr>
        <w:t xml:space="preserve"> </w:t>
      </w:r>
      <w:r w:rsidRPr="005E26FA">
        <w:rPr>
          <w:rFonts w:cs="Arial" w:hint="cs"/>
          <w:sz w:val="28"/>
          <w:szCs w:val="28"/>
          <w:rtl/>
          <w:lang w:bidi="he-IL"/>
        </w:rPr>
        <w:t>זו</w:t>
      </w:r>
      <w:r w:rsidRPr="005E26FA">
        <w:rPr>
          <w:rFonts w:cs="Arial"/>
          <w:sz w:val="28"/>
          <w:szCs w:val="28"/>
          <w:rtl/>
          <w:lang w:bidi="he-IL"/>
        </w:rPr>
        <w:t xml:space="preserve"> </w:t>
      </w:r>
      <w:r w:rsidRPr="005E26FA">
        <w:rPr>
          <w:rFonts w:cs="Arial" w:hint="cs"/>
          <w:sz w:val="28"/>
          <w:szCs w:val="28"/>
          <w:rtl/>
          <w:lang w:bidi="he-IL"/>
        </w:rPr>
        <w:t>לזו</w:t>
      </w:r>
      <w:r w:rsidRPr="005E26FA">
        <w:rPr>
          <w:rFonts w:cs="Arial"/>
          <w:sz w:val="28"/>
          <w:szCs w:val="28"/>
          <w:rtl/>
          <w:lang w:bidi="he-IL"/>
        </w:rPr>
        <w:t xml:space="preserve"> </w:t>
      </w:r>
      <w:r w:rsidRPr="005E26FA">
        <w:rPr>
          <w:rFonts w:cs="Arial" w:hint="cs"/>
          <w:sz w:val="28"/>
          <w:szCs w:val="28"/>
          <w:rtl/>
          <w:lang w:bidi="he-IL"/>
        </w:rPr>
        <w:t>ונעות</w:t>
      </w:r>
      <w:r w:rsidRPr="005E26FA">
        <w:rPr>
          <w:rFonts w:cs="Arial"/>
          <w:sz w:val="28"/>
          <w:szCs w:val="28"/>
          <w:rtl/>
          <w:lang w:bidi="he-IL"/>
        </w:rPr>
        <w:t xml:space="preserve"> </w:t>
      </w:r>
      <w:r w:rsidRPr="005E26FA">
        <w:rPr>
          <w:rFonts w:cs="Arial" w:hint="cs"/>
          <w:sz w:val="28"/>
          <w:szCs w:val="28"/>
          <w:rtl/>
          <w:lang w:bidi="he-IL"/>
        </w:rPr>
        <w:t>בתנודות</w:t>
      </w:r>
      <w:r w:rsidRPr="005E26FA">
        <w:rPr>
          <w:rFonts w:cs="Arial"/>
          <w:sz w:val="28"/>
          <w:szCs w:val="28"/>
          <w:rtl/>
          <w:lang w:bidi="he-IL"/>
        </w:rPr>
        <w:t xml:space="preserve"> </w:t>
      </w:r>
      <w:r w:rsidRPr="005E26FA">
        <w:rPr>
          <w:rFonts w:cs="Arial" w:hint="cs"/>
          <w:sz w:val="28"/>
          <w:szCs w:val="28"/>
          <w:rtl/>
          <w:lang w:bidi="he-IL"/>
        </w:rPr>
        <w:t>תלויות</w:t>
      </w:r>
      <w:r w:rsidRPr="005E26FA">
        <w:rPr>
          <w:rFonts w:cs="Arial"/>
          <w:sz w:val="28"/>
          <w:szCs w:val="28"/>
          <w:rtl/>
          <w:lang w:bidi="he-IL"/>
        </w:rPr>
        <w:t xml:space="preserve">. </w:t>
      </w:r>
      <w:r w:rsidRPr="005E26FA">
        <w:rPr>
          <w:rFonts w:cs="Arial" w:hint="cs"/>
          <w:sz w:val="28"/>
          <w:szCs w:val="28"/>
          <w:rtl/>
          <w:lang w:bidi="he-IL"/>
        </w:rPr>
        <w:t>המחקר</w:t>
      </w:r>
      <w:r w:rsidRPr="005E26FA">
        <w:rPr>
          <w:rFonts w:cs="Arial"/>
          <w:sz w:val="28"/>
          <w:szCs w:val="28"/>
          <w:rtl/>
          <w:lang w:bidi="he-IL"/>
        </w:rPr>
        <w:t xml:space="preserve"> </w:t>
      </w:r>
      <w:r w:rsidRPr="005E26FA">
        <w:rPr>
          <w:rFonts w:cs="Arial" w:hint="cs"/>
          <w:sz w:val="28"/>
          <w:szCs w:val="28"/>
          <w:rtl/>
          <w:lang w:bidi="he-IL"/>
        </w:rPr>
        <w:t>התמקד</w:t>
      </w:r>
      <w:r w:rsidRPr="005E26FA">
        <w:rPr>
          <w:rFonts w:cs="Arial"/>
          <w:sz w:val="28"/>
          <w:szCs w:val="28"/>
          <w:rtl/>
          <w:lang w:bidi="he-IL"/>
        </w:rPr>
        <w:t xml:space="preserve"> </w:t>
      </w:r>
      <w:r w:rsidRPr="005E26FA">
        <w:rPr>
          <w:rFonts w:cs="Arial" w:hint="cs"/>
          <w:sz w:val="28"/>
          <w:szCs w:val="28"/>
          <w:rtl/>
          <w:lang w:bidi="he-IL"/>
        </w:rPr>
        <w:t>בהשפעת</w:t>
      </w:r>
      <w:r w:rsidRPr="005E26FA">
        <w:rPr>
          <w:rFonts w:cs="Arial"/>
          <w:sz w:val="28"/>
          <w:szCs w:val="28"/>
          <w:rtl/>
          <w:lang w:bidi="he-IL"/>
        </w:rPr>
        <w:t xml:space="preserve"> </w:t>
      </w:r>
      <w:r w:rsidRPr="005E26FA">
        <w:rPr>
          <w:rFonts w:cs="Arial" w:hint="cs"/>
          <w:sz w:val="28"/>
          <w:szCs w:val="28"/>
          <w:rtl/>
          <w:lang w:bidi="he-IL"/>
        </w:rPr>
        <w:t>הפרמטרים</w:t>
      </w:r>
      <w:r w:rsidRPr="005E26FA">
        <w:rPr>
          <w:rFonts w:cs="Arial"/>
          <w:sz w:val="28"/>
          <w:szCs w:val="28"/>
          <w:rtl/>
          <w:lang w:bidi="he-IL"/>
        </w:rPr>
        <w:t xml:space="preserve"> </w:t>
      </w:r>
      <w:r w:rsidRPr="005E26FA">
        <w:rPr>
          <w:rFonts w:cs="Arial" w:hint="cs"/>
          <w:sz w:val="28"/>
          <w:szCs w:val="28"/>
          <w:rtl/>
          <w:lang w:bidi="he-IL"/>
        </w:rPr>
        <w:t>הפיזיקליים</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המערכת</w:t>
      </w:r>
      <w:r w:rsidRPr="005E26FA">
        <w:rPr>
          <w:rFonts w:cs="Arial"/>
          <w:sz w:val="28"/>
          <w:szCs w:val="28"/>
          <w:rtl/>
          <w:lang w:bidi="he-IL"/>
        </w:rPr>
        <w:t xml:space="preserve">, </w:t>
      </w:r>
      <w:commentRangeStart w:id="1"/>
      <w:r w:rsidRPr="005E26FA">
        <w:rPr>
          <w:rFonts w:cs="Arial" w:hint="cs"/>
          <w:sz w:val="28"/>
          <w:szCs w:val="28"/>
          <w:rtl/>
          <w:lang w:bidi="he-IL"/>
        </w:rPr>
        <w:t>כגון</w:t>
      </w:r>
      <w:r w:rsidRPr="005E26FA">
        <w:rPr>
          <w:rFonts w:cs="Arial"/>
          <w:sz w:val="28"/>
          <w:szCs w:val="28"/>
          <w:rtl/>
          <w:lang w:bidi="he-IL"/>
        </w:rPr>
        <w:t xml:space="preserve"> </w:t>
      </w:r>
      <w:r w:rsidRPr="005E26FA">
        <w:rPr>
          <w:rFonts w:cs="Arial" w:hint="cs"/>
          <w:sz w:val="28"/>
          <w:szCs w:val="28"/>
          <w:rtl/>
          <w:lang w:bidi="he-IL"/>
        </w:rPr>
        <w:t>מסות</w:t>
      </w:r>
      <w:r w:rsidRPr="005E26FA">
        <w:rPr>
          <w:rFonts w:cs="Arial"/>
          <w:sz w:val="28"/>
          <w:szCs w:val="28"/>
          <w:rtl/>
          <w:lang w:bidi="he-IL"/>
        </w:rPr>
        <w:t xml:space="preserve"> </w:t>
      </w:r>
      <w:r w:rsidRPr="005E26FA">
        <w:rPr>
          <w:rFonts w:cs="Arial" w:hint="cs"/>
          <w:sz w:val="28"/>
          <w:szCs w:val="28"/>
          <w:rtl/>
          <w:lang w:bidi="he-IL"/>
        </w:rPr>
        <w:t>הגופים</w:t>
      </w:r>
      <w:r w:rsidRPr="005E26FA">
        <w:rPr>
          <w:rFonts w:cs="Arial"/>
          <w:sz w:val="28"/>
          <w:szCs w:val="28"/>
          <w:rtl/>
          <w:lang w:bidi="he-IL"/>
        </w:rPr>
        <w:t xml:space="preserve">, </w:t>
      </w:r>
      <w:r w:rsidRPr="005E26FA">
        <w:rPr>
          <w:rFonts w:cs="Arial" w:hint="cs"/>
          <w:sz w:val="28"/>
          <w:szCs w:val="28"/>
          <w:rtl/>
          <w:lang w:bidi="he-IL"/>
        </w:rPr>
        <w:t>אורכי</w:t>
      </w:r>
      <w:r w:rsidRPr="005E26FA">
        <w:rPr>
          <w:rFonts w:cs="Arial"/>
          <w:sz w:val="28"/>
          <w:szCs w:val="28"/>
          <w:rtl/>
          <w:lang w:bidi="he-IL"/>
        </w:rPr>
        <w:t xml:space="preserve"> </w:t>
      </w:r>
      <w:r w:rsidRPr="005E26FA">
        <w:rPr>
          <w:rFonts w:cs="Arial" w:hint="cs"/>
          <w:sz w:val="28"/>
          <w:szCs w:val="28"/>
          <w:rtl/>
          <w:lang w:bidi="he-IL"/>
        </w:rPr>
        <w:t>הזרועות</w:t>
      </w:r>
      <w:r w:rsidRPr="005E26FA">
        <w:rPr>
          <w:rFonts w:cs="Arial"/>
          <w:sz w:val="28"/>
          <w:szCs w:val="28"/>
          <w:rtl/>
          <w:lang w:bidi="he-IL"/>
        </w:rPr>
        <w:t xml:space="preserve"> </w:t>
      </w:r>
      <w:r w:rsidRPr="005E26FA">
        <w:rPr>
          <w:rFonts w:cs="Arial" w:hint="cs"/>
          <w:sz w:val="28"/>
          <w:szCs w:val="28"/>
          <w:rtl/>
          <w:lang w:bidi="he-IL"/>
        </w:rPr>
        <w:t>והיחס</w:t>
      </w:r>
      <w:r w:rsidRPr="005E26FA">
        <w:rPr>
          <w:rFonts w:cs="Arial"/>
          <w:sz w:val="28"/>
          <w:szCs w:val="28"/>
          <w:rtl/>
          <w:lang w:bidi="he-IL"/>
        </w:rPr>
        <w:t xml:space="preserve"> </w:t>
      </w:r>
      <w:r w:rsidRPr="005E26FA">
        <w:rPr>
          <w:rFonts w:cs="Arial" w:hint="cs"/>
          <w:sz w:val="28"/>
          <w:szCs w:val="28"/>
          <w:rtl/>
          <w:lang w:bidi="he-IL"/>
        </w:rPr>
        <w:t>ביניהם</w:t>
      </w:r>
      <w:r w:rsidRPr="005E26FA">
        <w:rPr>
          <w:rFonts w:cs="Arial"/>
          <w:sz w:val="28"/>
          <w:szCs w:val="28"/>
          <w:rtl/>
          <w:lang w:bidi="he-IL"/>
        </w:rPr>
        <w:t>,</w:t>
      </w:r>
      <w:commentRangeEnd w:id="1"/>
      <w:r w:rsidR="00A8750C">
        <w:rPr>
          <w:rStyle w:val="CommentReference"/>
          <w:rtl/>
        </w:rPr>
        <w:commentReference w:id="1"/>
      </w:r>
      <w:r w:rsidRPr="005E26FA">
        <w:rPr>
          <w:rFonts w:cs="Arial"/>
          <w:sz w:val="28"/>
          <w:szCs w:val="28"/>
          <w:rtl/>
          <w:lang w:bidi="he-IL"/>
        </w:rPr>
        <w:t xml:space="preserve"> </w:t>
      </w:r>
      <w:r w:rsidRPr="005E26FA">
        <w:rPr>
          <w:rFonts w:cs="Arial" w:hint="cs"/>
          <w:sz w:val="28"/>
          <w:szCs w:val="28"/>
          <w:rtl/>
          <w:lang w:bidi="he-IL"/>
        </w:rPr>
        <w:t>וכן</w:t>
      </w:r>
      <w:r w:rsidRPr="005E26FA">
        <w:rPr>
          <w:rFonts w:cs="Arial"/>
          <w:sz w:val="28"/>
          <w:szCs w:val="28"/>
          <w:rtl/>
          <w:lang w:bidi="he-IL"/>
        </w:rPr>
        <w:t xml:space="preserve"> </w:t>
      </w:r>
      <w:r w:rsidRPr="005E26FA">
        <w:rPr>
          <w:rFonts w:cs="Arial" w:hint="cs"/>
          <w:sz w:val="28"/>
          <w:szCs w:val="28"/>
          <w:rtl/>
          <w:lang w:bidi="he-IL"/>
        </w:rPr>
        <w:t>הזוויות</w:t>
      </w:r>
      <w:r w:rsidRPr="005E26FA">
        <w:rPr>
          <w:rFonts w:cs="Arial"/>
          <w:sz w:val="28"/>
          <w:szCs w:val="28"/>
          <w:rtl/>
          <w:lang w:bidi="he-IL"/>
        </w:rPr>
        <w:t xml:space="preserve"> </w:t>
      </w:r>
      <w:r w:rsidRPr="005E26FA">
        <w:rPr>
          <w:rFonts w:cs="Arial" w:hint="cs"/>
          <w:sz w:val="28"/>
          <w:szCs w:val="28"/>
          <w:rtl/>
          <w:lang w:bidi="he-IL"/>
        </w:rPr>
        <w:t>ההתחלתיות</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המטוטלות</w:t>
      </w:r>
      <w:r w:rsidRPr="005E26FA">
        <w:rPr>
          <w:rFonts w:cs="Arial"/>
          <w:sz w:val="28"/>
          <w:szCs w:val="28"/>
          <w:rtl/>
          <w:lang w:bidi="he-IL"/>
        </w:rPr>
        <w:t xml:space="preserve">. </w:t>
      </w:r>
      <w:r w:rsidRPr="005E26FA">
        <w:rPr>
          <w:rFonts w:cs="Arial" w:hint="cs"/>
          <w:sz w:val="28"/>
          <w:szCs w:val="28"/>
          <w:rtl/>
          <w:lang w:bidi="he-IL"/>
        </w:rPr>
        <w:t>במסגרת</w:t>
      </w:r>
      <w:r w:rsidRPr="005E26FA">
        <w:rPr>
          <w:rFonts w:cs="Arial"/>
          <w:sz w:val="28"/>
          <w:szCs w:val="28"/>
          <w:rtl/>
          <w:lang w:bidi="he-IL"/>
        </w:rPr>
        <w:t xml:space="preserve"> </w:t>
      </w:r>
      <w:r w:rsidRPr="005E26FA">
        <w:rPr>
          <w:rFonts w:cs="Arial" w:hint="cs"/>
          <w:sz w:val="28"/>
          <w:szCs w:val="28"/>
          <w:rtl/>
          <w:lang w:bidi="he-IL"/>
        </w:rPr>
        <w:t>העבודה</w:t>
      </w:r>
      <w:r w:rsidRPr="005E26FA">
        <w:rPr>
          <w:rFonts w:cs="Arial"/>
          <w:sz w:val="28"/>
          <w:szCs w:val="28"/>
          <w:rtl/>
          <w:lang w:bidi="he-IL"/>
        </w:rPr>
        <w:t xml:space="preserve"> </w:t>
      </w:r>
      <w:r w:rsidRPr="005E26FA">
        <w:rPr>
          <w:rFonts w:cs="Arial" w:hint="cs"/>
          <w:sz w:val="28"/>
          <w:szCs w:val="28"/>
          <w:rtl/>
          <w:lang w:bidi="he-IL"/>
        </w:rPr>
        <w:t>נבנה</w:t>
      </w:r>
      <w:r w:rsidRPr="005E26FA">
        <w:rPr>
          <w:rFonts w:cs="Arial"/>
          <w:sz w:val="28"/>
          <w:szCs w:val="28"/>
          <w:rtl/>
          <w:lang w:bidi="he-IL"/>
        </w:rPr>
        <w:t xml:space="preserve"> </w:t>
      </w:r>
      <w:r w:rsidRPr="005E26FA">
        <w:rPr>
          <w:rFonts w:cs="Arial" w:hint="cs"/>
          <w:sz w:val="28"/>
          <w:szCs w:val="28"/>
          <w:rtl/>
          <w:lang w:bidi="he-IL"/>
        </w:rPr>
        <w:t>מודל</w:t>
      </w:r>
      <w:r w:rsidRPr="005E26FA">
        <w:rPr>
          <w:rFonts w:cs="Arial"/>
          <w:sz w:val="28"/>
          <w:szCs w:val="28"/>
          <w:rtl/>
          <w:lang w:bidi="he-IL"/>
        </w:rPr>
        <w:t xml:space="preserve"> </w:t>
      </w:r>
      <w:r w:rsidRPr="005E26FA">
        <w:rPr>
          <w:rFonts w:cs="Arial" w:hint="cs"/>
          <w:sz w:val="28"/>
          <w:szCs w:val="28"/>
          <w:rtl/>
          <w:lang w:bidi="he-IL"/>
        </w:rPr>
        <w:t>מתמטי</w:t>
      </w:r>
      <w:r w:rsidRPr="005E26FA">
        <w:rPr>
          <w:rFonts w:cs="Arial"/>
          <w:sz w:val="28"/>
          <w:szCs w:val="28"/>
          <w:rtl/>
          <w:lang w:bidi="he-IL"/>
        </w:rPr>
        <w:t xml:space="preserve"> </w:t>
      </w:r>
      <w:r w:rsidRPr="005E26FA">
        <w:rPr>
          <w:rFonts w:cs="Arial" w:hint="cs"/>
          <w:sz w:val="28"/>
          <w:szCs w:val="28"/>
          <w:rtl/>
          <w:lang w:bidi="he-IL"/>
        </w:rPr>
        <w:t>המבוסס</w:t>
      </w:r>
      <w:r w:rsidRPr="005E26FA">
        <w:rPr>
          <w:rFonts w:cs="Arial"/>
          <w:sz w:val="28"/>
          <w:szCs w:val="28"/>
          <w:rtl/>
          <w:lang w:bidi="he-IL"/>
        </w:rPr>
        <w:t xml:space="preserve"> </w:t>
      </w:r>
      <w:r w:rsidRPr="005E26FA">
        <w:rPr>
          <w:rFonts w:cs="Arial" w:hint="cs"/>
          <w:sz w:val="28"/>
          <w:szCs w:val="28"/>
          <w:rtl/>
          <w:lang w:bidi="he-IL"/>
        </w:rPr>
        <w:t>על</w:t>
      </w:r>
      <w:r w:rsidRPr="005E26FA">
        <w:rPr>
          <w:rFonts w:cs="Arial"/>
          <w:sz w:val="28"/>
          <w:szCs w:val="28"/>
          <w:rtl/>
          <w:lang w:bidi="he-IL"/>
        </w:rPr>
        <w:t xml:space="preserve"> </w:t>
      </w:r>
      <w:r w:rsidRPr="005E26FA">
        <w:rPr>
          <w:rFonts w:cs="Arial" w:hint="cs"/>
          <w:sz w:val="28"/>
          <w:szCs w:val="28"/>
          <w:rtl/>
          <w:lang w:bidi="he-IL"/>
        </w:rPr>
        <w:t>משוואות</w:t>
      </w:r>
      <w:r w:rsidRPr="005E26FA">
        <w:rPr>
          <w:rFonts w:cs="Arial"/>
          <w:sz w:val="28"/>
          <w:szCs w:val="28"/>
          <w:rtl/>
          <w:lang w:bidi="he-IL"/>
        </w:rPr>
        <w:t xml:space="preserve"> </w:t>
      </w:r>
      <w:r w:rsidRPr="005E26FA">
        <w:rPr>
          <w:rFonts w:cs="Arial" w:hint="cs"/>
          <w:sz w:val="28"/>
          <w:szCs w:val="28"/>
          <w:rtl/>
          <w:lang w:bidi="he-IL"/>
        </w:rPr>
        <w:t>דיפרנציאליות</w:t>
      </w:r>
      <w:r w:rsidRPr="005E26FA">
        <w:rPr>
          <w:rFonts w:cs="Arial"/>
          <w:sz w:val="28"/>
          <w:szCs w:val="28"/>
          <w:rtl/>
          <w:lang w:bidi="he-IL"/>
        </w:rPr>
        <w:t xml:space="preserve"> </w:t>
      </w:r>
      <w:r w:rsidRPr="005E26FA">
        <w:rPr>
          <w:rFonts w:cs="Arial" w:hint="cs"/>
          <w:sz w:val="28"/>
          <w:szCs w:val="28"/>
          <w:rtl/>
          <w:lang w:bidi="he-IL"/>
        </w:rPr>
        <w:t>בלתי</w:t>
      </w:r>
      <w:r w:rsidRPr="005E26FA">
        <w:rPr>
          <w:rFonts w:cs="Arial"/>
          <w:sz w:val="28"/>
          <w:szCs w:val="28"/>
          <w:rtl/>
          <w:lang w:bidi="he-IL"/>
        </w:rPr>
        <w:t xml:space="preserve"> </w:t>
      </w:r>
      <w:r w:rsidRPr="005E26FA">
        <w:rPr>
          <w:rFonts w:cs="Arial" w:hint="cs"/>
          <w:sz w:val="28"/>
          <w:szCs w:val="28"/>
          <w:rtl/>
          <w:lang w:bidi="he-IL"/>
        </w:rPr>
        <w:t>ליניאריות</w:t>
      </w:r>
      <w:r w:rsidRPr="005E26FA">
        <w:rPr>
          <w:rFonts w:cs="Arial"/>
          <w:sz w:val="28"/>
          <w:szCs w:val="28"/>
          <w:rtl/>
          <w:lang w:bidi="he-IL"/>
        </w:rPr>
        <w:t xml:space="preserve">, </w:t>
      </w:r>
      <w:r w:rsidRPr="005E26FA">
        <w:rPr>
          <w:rFonts w:cs="Arial" w:hint="cs"/>
          <w:sz w:val="28"/>
          <w:szCs w:val="28"/>
          <w:rtl/>
          <w:lang w:bidi="he-IL"/>
        </w:rPr>
        <w:t>ונכתבה</w:t>
      </w:r>
      <w:r w:rsidRPr="005E26FA">
        <w:rPr>
          <w:rFonts w:cs="Arial"/>
          <w:sz w:val="28"/>
          <w:szCs w:val="28"/>
          <w:rtl/>
          <w:lang w:bidi="he-IL"/>
        </w:rPr>
        <w:t xml:space="preserve"> </w:t>
      </w:r>
      <w:r w:rsidRPr="005E26FA">
        <w:rPr>
          <w:rFonts w:cs="Arial" w:hint="cs"/>
          <w:sz w:val="28"/>
          <w:szCs w:val="28"/>
          <w:rtl/>
          <w:lang w:bidi="he-IL"/>
        </w:rPr>
        <w:t>סימולציה</w:t>
      </w:r>
      <w:r w:rsidRPr="005E26FA">
        <w:rPr>
          <w:rFonts w:cs="Arial"/>
          <w:sz w:val="28"/>
          <w:szCs w:val="28"/>
          <w:rtl/>
          <w:lang w:bidi="he-IL"/>
        </w:rPr>
        <w:t xml:space="preserve"> </w:t>
      </w:r>
      <w:r w:rsidRPr="005E26FA">
        <w:rPr>
          <w:rFonts w:cs="Arial" w:hint="cs"/>
          <w:sz w:val="28"/>
          <w:szCs w:val="28"/>
          <w:rtl/>
          <w:lang w:bidi="he-IL"/>
        </w:rPr>
        <w:t>ממוחשבת</w:t>
      </w:r>
      <w:r w:rsidRPr="005E26FA">
        <w:rPr>
          <w:rFonts w:cs="Arial"/>
          <w:sz w:val="28"/>
          <w:szCs w:val="28"/>
          <w:rtl/>
          <w:lang w:bidi="he-IL"/>
        </w:rPr>
        <w:t xml:space="preserve"> </w:t>
      </w:r>
      <w:r w:rsidRPr="005E26FA">
        <w:rPr>
          <w:rFonts w:cs="Arial" w:hint="cs"/>
          <w:sz w:val="28"/>
          <w:szCs w:val="28"/>
          <w:rtl/>
          <w:lang w:bidi="he-IL"/>
        </w:rPr>
        <w:t>אשר</w:t>
      </w:r>
      <w:r w:rsidRPr="005E26FA">
        <w:rPr>
          <w:rFonts w:cs="Arial"/>
          <w:sz w:val="28"/>
          <w:szCs w:val="28"/>
          <w:rtl/>
          <w:lang w:bidi="he-IL"/>
        </w:rPr>
        <w:t xml:space="preserve"> </w:t>
      </w:r>
      <w:r w:rsidRPr="005E26FA">
        <w:rPr>
          <w:rFonts w:cs="Arial" w:hint="cs"/>
          <w:sz w:val="28"/>
          <w:szCs w:val="28"/>
          <w:rtl/>
          <w:lang w:bidi="he-IL"/>
        </w:rPr>
        <w:t>מדמה</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התנהגות</w:t>
      </w:r>
      <w:r w:rsidRPr="005E26FA">
        <w:rPr>
          <w:rFonts w:cs="Arial"/>
          <w:sz w:val="28"/>
          <w:szCs w:val="28"/>
          <w:rtl/>
          <w:lang w:bidi="he-IL"/>
        </w:rPr>
        <w:t xml:space="preserve"> </w:t>
      </w:r>
      <w:r w:rsidRPr="005E26FA">
        <w:rPr>
          <w:rFonts w:cs="Arial" w:hint="cs"/>
          <w:sz w:val="28"/>
          <w:szCs w:val="28"/>
          <w:rtl/>
          <w:lang w:bidi="he-IL"/>
        </w:rPr>
        <w:t>המטוטלת</w:t>
      </w:r>
      <w:r w:rsidRPr="005E26FA">
        <w:rPr>
          <w:rFonts w:cs="Arial"/>
          <w:sz w:val="28"/>
          <w:szCs w:val="28"/>
          <w:rtl/>
          <w:lang w:bidi="he-IL"/>
        </w:rPr>
        <w:t xml:space="preserve"> </w:t>
      </w:r>
      <w:r w:rsidRPr="005E26FA">
        <w:rPr>
          <w:rFonts w:cs="Arial" w:hint="cs"/>
          <w:sz w:val="28"/>
          <w:szCs w:val="28"/>
          <w:rtl/>
          <w:lang w:bidi="he-IL"/>
        </w:rPr>
        <w:t>בזמן</w:t>
      </w:r>
      <w:r w:rsidRPr="005E26FA">
        <w:rPr>
          <w:rFonts w:cs="Arial"/>
          <w:sz w:val="28"/>
          <w:szCs w:val="28"/>
          <w:rtl/>
          <w:lang w:bidi="he-IL"/>
        </w:rPr>
        <w:t xml:space="preserve"> </w:t>
      </w:r>
      <w:r w:rsidRPr="005E26FA">
        <w:rPr>
          <w:rFonts w:cs="Arial" w:hint="cs"/>
          <w:sz w:val="28"/>
          <w:szCs w:val="28"/>
          <w:rtl/>
          <w:lang w:bidi="he-IL"/>
        </w:rPr>
        <w:t>אמת</w:t>
      </w:r>
      <w:r w:rsidRPr="005E26FA">
        <w:rPr>
          <w:rFonts w:cs="Arial"/>
          <w:sz w:val="28"/>
          <w:szCs w:val="28"/>
          <w:rtl/>
          <w:lang w:bidi="he-IL"/>
        </w:rPr>
        <w:t xml:space="preserve">. </w:t>
      </w:r>
      <w:r w:rsidRPr="005E26FA">
        <w:rPr>
          <w:rFonts w:cs="Arial" w:hint="cs"/>
          <w:sz w:val="28"/>
          <w:szCs w:val="28"/>
          <w:rtl/>
          <w:lang w:bidi="he-IL"/>
        </w:rPr>
        <w:t>הסימולציה</w:t>
      </w:r>
      <w:r w:rsidRPr="005E26FA">
        <w:rPr>
          <w:rFonts w:cs="Arial"/>
          <w:sz w:val="28"/>
          <w:szCs w:val="28"/>
          <w:rtl/>
          <w:lang w:bidi="he-IL"/>
        </w:rPr>
        <w:t xml:space="preserve"> </w:t>
      </w:r>
      <w:r w:rsidRPr="005E26FA">
        <w:rPr>
          <w:rFonts w:cs="Arial" w:hint="cs"/>
          <w:sz w:val="28"/>
          <w:szCs w:val="28"/>
          <w:rtl/>
          <w:lang w:bidi="he-IL"/>
        </w:rPr>
        <w:t>מאפשרת</w:t>
      </w:r>
      <w:r w:rsidRPr="005E26FA">
        <w:rPr>
          <w:rFonts w:cs="Arial"/>
          <w:sz w:val="28"/>
          <w:szCs w:val="28"/>
          <w:rtl/>
          <w:lang w:bidi="he-IL"/>
        </w:rPr>
        <w:t xml:space="preserve"> </w:t>
      </w:r>
      <w:r w:rsidRPr="005E26FA">
        <w:rPr>
          <w:rFonts w:cs="Arial" w:hint="cs"/>
          <w:sz w:val="28"/>
          <w:szCs w:val="28"/>
          <w:rtl/>
          <w:lang w:bidi="he-IL"/>
        </w:rPr>
        <w:t>שליטה</w:t>
      </w:r>
      <w:r w:rsidRPr="005E26FA">
        <w:rPr>
          <w:rFonts w:cs="Arial"/>
          <w:sz w:val="28"/>
          <w:szCs w:val="28"/>
          <w:rtl/>
          <w:lang w:bidi="he-IL"/>
        </w:rPr>
        <w:t xml:space="preserve"> </w:t>
      </w:r>
      <w:r w:rsidRPr="005E26FA">
        <w:rPr>
          <w:rFonts w:cs="Arial" w:hint="cs"/>
          <w:sz w:val="28"/>
          <w:szCs w:val="28"/>
          <w:rtl/>
          <w:lang w:bidi="he-IL"/>
        </w:rPr>
        <w:t>ושינוי</w:t>
      </w:r>
      <w:r w:rsidRPr="005E26FA">
        <w:rPr>
          <w:rFonts w:cs="Arial"/>
          <w:sz w:val="28"/>
          <w:szCs w:val="28"/>
          <w:rtl/>
          <w:lang w:bidi="he-IL"/>
        </w:rPr>
        <w:t xml:space="preserve"> </w:t>
      </w:r>
      <w:r w:rsidRPr="005E26FA">
        <w:rPr>
          <w:rFonts w:cs="Arial" w:hint="cs"/>
          <w:sz w:val="28"/>
          <w:szCs w:val="28"/>
          <w:rtl/>
          <w:lang w:bidi="he-IL"/>
        </w:rPr>
        <w:t>בערכים</w:t>
      </w:r>
      <w:r w:rsidRPr="005E26FA">
        <w:rPr>
          <w:rFonts w:cs="Arial"/>
          <w:sz w:val="28"/>
          <w:szCs w:val="28"/>
          <w:rtl/>
          <w:lang w:bidi="he-IL"/>
        </w:rPr>
        <w:t xml:space="preserve"> </w:t>
      </w:r>
      <w:r w:rsidRPr="005E26FA">
        <w:rPr>
          <w:rFonts w:cs="Arial" w:hint="cs"/>
          <w:sz w:val="28"/>
          <w:szCs w:val="28"/>
          <w:rtl/>
          <w:lang w:bidi="he-IL"/>
        </w:rPr>
        <w:t>ההתחלתיים</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המערכת</w:t>
      </w:r>
      <w:r w:rsidRPr="005E26FA">
        <w:rPr>
          <w:rFonts w:cs="Arial"/>
          <w:sz w:val="28"/>
          <w:szCs w:val="28"/>
          <w:rtl/>
          <w:lang w:bidi="he-IL"/>
        </w:rPr>
        <w:t xml:space="preserve"> </w:t>
      </w:r>
      <w:r w:rsidRPr="005E26FA">
        <w:rPr>
          <w:rFonts w:cs="Arial" w:hint="cs"/>
          <w:sz w:val="28"/>
          <w:szCs w:val="28"/>
          <w:rtl/>
          <w:lang w:bidi="he-IL"/>
        </w:rPr>
        <w:t>במטרה</w:t>
      </w:r>
      <w:r w:rsidRPr="005E26FA">
        <w:rPr>
          <w:rFonts w:cs="Arial"/>
          <w:sz w:val="28"/>
          <w:szCs w:val="28"/>
          <w:rtl/>
          <w:lang w:bidi="he-IL"/>
        </w:rPr>
        <w:t xml:space="preserve"> </w:t>
      </w:r>
      <w:r w:rsidRPr="005E26FA">
        <w:rPr>
          <w:rFonts w:cs="Arial" w:hint="cs"/>
          <w:sz w:val="28"/>
          <w:szCs w:val="28"/>
          <w:rtl/>
          <w:lang w:bidi="he-IL"/>
        </w:rPr>
        <w:t>לחקור</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השפעתם</w:t>
      </w:r>
      <w:r w:rsidRPr="005E26FA">
        <w:rPr>
          <w:rFonts w:cs="Arial"/>
          <w:sz w:val="28"/>
          <w:szCs w:val="28"/>
          <w:rtl/>
          <w:lang w:bidi="he-IL"/>
        </w:rPr>
        <w:t xml:space="preserve"> </w:t>
      </w:r>
      <w:r w:rsidRPr="005E26FA">
        <w:rPr>
          <w:rFonts w:cs="Arial" w:hint="cs"/>
          <w:sz w:val="28"/>
          <w:szCs w:val="28"/>
          <w:rtl/>
          <w:lang w:bidi="he-IL"/>
        </w:rPr>
        <w:t>על</w:t>
      </w:r>
      <w:r w:rsidRPr="005E26FA">
        <w:rPr>
          <w:rFonts w:cs="Arial"/>
          <w:sz w:val="28"/>
          <w:szCs w:val="28"/>
          <w:rtl/>
          <w:lang w:bidi="he-IL"/>
        </w:rPr>
        <w:t xml:space="preserve"> </w:t>
      </w:r>
      <w:r w:rsidRPr="005E26FA">
        <w:rPr>
          <w:rFonts w:cs="Arial" w:hint="cs"/>
          <w:sz w:val="28"/>
          <w:szCs w:val="28"/>
          <w:rtl/>
          <w:lang w:bidi="he-IL"/>
        </w:rPr>
        <w:t>התנועה</w:t>
      </w:r>
      <w:r w:rsidRPr="005E26FA">
        <w:rPr>
          <w:rFonts w:cs="Arial"/>
          <w:sz w:val="28"/>
          <w:szCs w:val="28"/>
          <w:rtl/>
          <w:lang w:bidi="he-IL"/>
        </w:rPr>
        <w:t xml:space="preserve"> </w:t>
      </w:r>
      <w:r w:rsidRPr="005E26FA">
        <w:rPr>
          <w:rFonts w:cs="Arial" w:hint="cs"/>
          <w:sz w:val="28"/>
          <w:szCs w:val="28"/>
          <w:rtl/>
          <w:lang w:bidi="he-IL"/>
        </w:rPr>
        <w:t>הכאוטית</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המטוטלת</w:t>
      </w:r>
      <w:r w:rsidRPr="005E26FA">
        <w:rPr>
          <w:rFonts w:cs="Arial"/>
          <w:sz w:val="28"/>
          <w:szCs w:val="28"/>
          <w:rtl/>
          <w:lang w:bidi="he-IL"/>
        </w:rPr>
        <w:t xml:space="preserve"> </w:t>
      </w:r>
      <w:r w:rsidRPr="005E26FA">
        <w:rPr>
          <w:rFonts w:cs="Arial" w:hint="cs"/>
          <w:sz w:val="28"/>
          <w:szCs w:val="28"/>
          <w:rtl/>
          <w:lang w:bidi="he-IL"/>
        </w:rPr>
        <w:t>ולהשוות</w:t>
      </w:r>
      <w:r w:rsidRPr="005E26FA">
        <w:rPr>
          <w:rFonts w:cs="Arial"/>
          <w:sz w:val="28"/>
          <w:szCs w:val="28"/>
          <w:rtl/>
          <w:lang w:bidi="he-IL"/>
        </w:rPr>
        <w:t xml:space="preserve"> </w:t>
      </w:r>
      <w:r w:rsidRPr="005E26FA">
        <w:rPr>
          <w:rFonts w:cs="Arial" w:hint="cs"/>
          <w:sz w:val="28"/>
          <w:szCs w:val="28"/>
          <w:rtl/>
          <w:lang w:bidi="he-IL"/>
        </w:rPr>
        <w:t>בין</w:t>
      </w:r>
      <w:r w:rsidRPr="005E26FA">
        <w:rPr>
          <w:rFonts w:cs="Arial"/>
          <w:sz w:val="28"/>
          <w:szCs w:val="28"/>
          <w:rtl/>
          <w:lang w:bidi="he-IL"/>
        </w:rPr>
        <w:t xml:space="preserve"> </w:t>
      </w:r>
      <w:r w:rsidRPr="005E26FA">
        <w:rPr>
          <w:rFonts w:cs="Arial" w:hint="cs"/>
          <w:sz w:val="28"/>
          <w:szCs w:val="28"/>
          <w:rtl/>
          <w:lang w:bidi="he-IL"/>
        </w:rPr>
        <w:t>תחזיות</w:t>
      </w:r>
      <w:r w:rsidRPr="005E26FA">
        <w:rPr>
          <w:rFonts w:cs="Arial"/>
          <w:sz w:val="28"/>
          <w:szCs w:val="28"/>
          <w:rtl/>
          <w:lang w:bidi="he-IL"/>
        </w:rPr>
        <w:t xml:space="preserve"> </w:t>
      </w:r>
      <w:r w:rsidRPr="005E26FA">
        <w:rPr>
          <w:rFonts w:cs="Arial" w:hint="cs"/>
          <w:sz w:val="28"/>
          <w:szCs w:val="28"/>
          <w:rtl/>
          <w:lang w:bidi="he-IL"/>
        </w:rPr>
        <w:t>המודל</w:t>
      </w:r>
      <w:r w:rsidRPr="005E26FA">
        <w:rPr>
          <w:rFonts w:cs="Arial"/>
          <w:sz w:val="28"/>
          <w:szCs w:val="28"/>
          <w:rtl/>
          <w:lang w:bidi="he-IL"/>
        </w:rPr>
        <w:t xml:space="preserve"> </w:t>
      </w:r>
      <w:r w:rsidRPr="005E26FA">
        <w:rPr>
          <w:rFonts w:cs="Arial" w:hint="cs"/>
          <w:sz w:val="28"/>
          <w:szCs w:val="28"/>
          <w:rtl/>
          <w:lang w:bidi="he-IL"/>
        </w:rPr>
        <w:t>לבין</w:t>
      </w:r>
      <w:r w:rsidRPr="005E26FA">
        <w:rPr>
          <w:rFonts w:cs="Arial"/>
          <w:sz w:val="28"/>
          <w:szCs w:val="28"/>
          <w:rtl/>
          <w:lang w:bidi="he-IL"/>
        </w:rPr>
        <w:t xml:space="preserve"> </w:t>
      </w:r>
      <w:r w:rsidRPr="005E26FA">
        <w:rPr>
          <w:rFonts w:cs="Arial" w:hint="cs"/>
          <w:sz w:val="28"/>
          <w:szCs w:val="28"/>
          <w:rtl/>
          <w:lang w:bidi="he-IL"/>
        </w:rPr>
        <w:t>תצפיות</w:t>
      </w:r>
      <w:r w:rsidRPr="005E26FA">
        <w:rPr>
          <w:rFonts w:cs="Arial"/>
          <w:sz w:val="28"/>
          <w:szCs w:val="28"/>
          <w:rtl/>
          <w:lang w:bidi="he-IL"/>
        </w:rPr>
        <w:t xml:space="preserve"> </w:t>
      </w:r>
      <w:r w:rsidRPr="005E26FA">
        <w:rPr>
          <w:rFonts w:cs="Arial" w:hint="cs"/>
          <w:sz w:val="28"/>
          <w:szCs w:val="28"/>
          <w:rtl/>
          <w:lang w:bidi="he-IL"/>
        </w:rPr>
        <w:t>מניסוי</w:t>
      </w:r>
      <w:r w:rsidRPr="005E26FA">
        <w:rPr>
          <w:rFonts w:cs="Arial"/>
          <w:sz w:val="28"/>
          <w:szCs w:val="28"/>
          <w:rtl/>
          <w:lang w:bidi="he-IL"/>
        </w:rPr>
        <w:t xml:space="preserve"> </w:t>
      </w:r>
      <w:r w:rsidRPr="005E26FA">
        <w:rPr>
          <w:rFonts w:cs="Arial" w:hint="cs"/>
          <w:sz w:val="28"/>
          <w:szCs w:val="28"/>
          <w:rtl/>
          <w:lang w:bidi="he-IL"/>
        </w:rPr>
        <w:t>מעשי</w:t>
      </w:r>
      <w:r w:rsidRPr="005E26FA">
        <w:rPr>
          <w:rFonts w:cs="Arial"/>
          <w:sz w:val="28"/>
          <w:szCs w:val="28"/>
          <w:rtl/>
          <w:lang w:bidi="he-IL"/>
        </w:rPr>
        <w:t>.</w:t>
      </w:r>
    </w:p>
    <w:p w14:paraId="31805AEB" w14:textId="1FB6BF63" w:rsidR="005E26FA" w:rsidRDefault="005E26FA" w:rsidP="005E26FA">
      <w:pPr>
        <w:bidi/>
        <w:rPr>
          <w:rFonts w:cs="Arial"/>
          <w:sz w:val="28"/>
          <w:szCs w:val="28"/>
          <w:rtl/>
          <w:lang w:bidi="he-IL"/>
        </w:rPr>
      </w:pPr>
    </w:p>
    <w:p w14:paraId="1A9C6C2E" w14:textId="76883C73" w:rsidR="00B45988" w:rsidRPr="009E4C10" w:rsidRDefault="005E26FA" w:rsidP="009E4C10">
      <w:pPr>
        <w:rPr>
          <w:rFonts w:cs="Arial"/>
          <w:sz w:val="28"/>
          <w:szCs w:val="28"/>
          <w:lang w:bidi="he-IL"/>
        </w:rPr>
      </w:pPr>
      <w:r>
        <w:rPr>
          <w:rFonts w:cs="Arial"/>
          <w:sz w:val="28"/>
          <w:szCs w:val="28"/>
          <w:rtl/>
          <w:lang w:bidi="he-IL"/>
        </w:rPr>
        <w:br w:type="page"/>
      </w:r>
    </w:p>
    <w:p w14:paraId="3A846326" w14:textId="1451B22B" w:rsidR="00C45DF4" w:rsidRPr="00C45DF4" w:rsidRDefault="00A61F6C" w:rsidP="009E2FCF">
      <w:pPr>
        <w:bidi/>
        <w:ind w:left="360"/>
        <w:rPr>
          <w:b/>
          <w:bCs/>
          <w:sz w:val="40"/>
          <w:szCs w:val="40"/>
          <w:u w:val="single"/>
          <w:lang w:bidi="he-IL"/>
        </w:rPr>
      </w:pPr>
      <w:r w:rsidRPr="00A61F6C">
        <w:rPr>
          <w:rFonts w:cs="Arial"/>
          <w:noProof/>
          <w:sz w:val="28"/>
          <w:szCs w:val="28"/>
          <w:rtl/>
          <w:lang w:bidi="he-IL"/>
        </w:rPr>
        <w:lastRenderedPageBreak/>
        <w:drawing>
          <wp:anchor distT="0" distB="0" distL="114300" distR="114300" simplePos="0" relativeHeight="251672576" behindDoc="0" locked="0" layoutInCell="1" allowOverlap="1" wp14:anchorId="06AB97C6" wp14:editId="122A3EE3">
            <wp:simplePos x="0" y="0"/>
            <wp:positionH relativeFrom="column">
              <wp:posOffset>285750</wp:posOffset>
            </wp:positionH>
            <wp:positionV relativeFrom="paragraph">
              <wp:posOffset>400050</wp:posOffset>
            </wp:positionV>
            <wp:extent cx="1677670" cy="2085975"/>
            <wp:effectExtent l="0" t="0" r="0" b="9525"/>
            <wp:wrapSquare wrapText="bothSides"/>
            <wp:docPr id="1833114274" name="Picture 1"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4274" name="Picture 1" descr="A diagram of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77670" cy="2085975"/>
                    </a:xfrm>
                    <a:prstGeom prst="rect">
                      <a:avLst/>
                    </a:prstGeom>
                  </pic:spPr>
                </pic:pic>
              </a:graphicData>
            </a:graphic>
            <wp14:sizeRelH relativeFrom="page">
              <wp14:pctWidth>0</wp14:pctWidth>
            </wp14:sizeRelH>
            <wp14:sizeRelV relativeFrom="page">
              <wp14:pctHeight>0</wp14:pctHeight>
            </wp14:sizeRelV>
          </wp:anchor>
        </w:drawing>
      </w:r>
      <w:r w:rsidR="00B45988" w:rsidRPr="00B45988">
        <w:rPr>
          <w:b/>
          <w:bCs/>
          <w:sz w:val="40"/>
          <w:szCs w:val="40"/>
          <w:u w:val="single"/>
          <w:rtl/>
          <w:lang w:bidi="he-IL"/>
        </w:rPr>
        <w:t>רקע פיזיקלי ומתמטי</w:t>
      </w:r>
      <w:r w:rsidR="00C45DF4" w:rsidRPr="00C45DF4">
        <w:rPr>
          <w:sz w:val="28"/>
          <w:szCs w:val="28"/>
          <w:lang w:bidi="he-IL"/>
        </w:rPr>
        <w:br/>
      </w:r>
      <w:r w:rsidR="00C45DF4" w:rsidRPr="00C45DF4">
        <w:rPr>
          <w:sz w:val="28"/>
          <w:szCs w:val="28"/>
          <w:rtl/>
          <w:lang w:bidi="he-IL"/>
        </w:rPr>
        <w:t>ברשותנו מטוטלת כפולה, המורכבת משתי מסות המחוברות ביניהן באמצעות שני מוטות קשיחים (או חוטים), כאשר אחת מחוברת לשנייה. המסה הראשונה תלויה מנקודת ציר קבועה, והמסה השנייה תלויה מהמסה הראשונה</w:t>
      </w:r>
      <w:r w:rsidR="00C45DF4" w:rsidRPr="00C45DF4">
        <w:rPr>
          <w:sz w:val="28"/>
          <w:szCs w:val="28"/>
          <w:lang w:bidi="he-IL"/>
        </w:rPr>
        <w:t>.</w:t>
      </w:r>
      <w:r w:rsidR="006F4D5B" w:rsidRPr="00C45DF4">
        <w:rPr>
          <w:sz w:val="28"/>
          <w:szCs w:val="28"/>
          <w:lang w:bidi="he-IL"/>
        </w:rPr>
        <w:t xml:space="preserve"> </w:t>
      </w:r>
      <w:r w:rsidR="00C45DF4" w:rsidRPr="00C45DF4">
        <w:rPr>
          <w:sz w:val="28"/>
          <w:szCs w:val="28"/>
          <w:lang w:bidi="he-IL"/>
        </w:rPr>
        <w:br/>
      </w:r>
      <w:r w:rsidR="00C45DF4" w:rsidRPr="00C45DF4">
        <w:rPr>
          <w:sz w:val="28"/>
          <w:szCs w:val="28"/>
          <w:rtl/>
          <w:lang w:bidi="he-IL"/>
        </w:rPr>
        <w:t>מערכת זו מהווה דוגמה קלאסית למערכת דינמית לא-ליניארית, ותנועתה לעיתים קרובות כאוטית – כלומר, שינויים קטנים בתנאים ההתחלתיים יכולים להוביל לתוצאות שונות לחלוטין לאורך זמן</w:t>
      </w:r>
      <w:r w:rsidR="00C45DF4" w:rsidRPr="00C45DF4">
        <w:rPr>
          <w:sz w:val="28"/>
          <w:szCs w:val="28"/>
          <w:lang w:bidi="he-IL"/>
        </w:rPr>
        <w:t>.</w:t>
      </w:r>
      <w:r w:rsidRPr="00A61F6C">
        <w:rPr>
          <w:rFonts w:cs="Arial"/>
          <w:noProof/>
          <w:sz w:val="28"/>
          <w:szCs w:val="28"/>
          <w:rtl/>
          <w:lang w:bidi="he-IL"/>
        </w:rPr>
        <w:t xml:space="preserve"> </w:t>
      </w:r>
    </w:p>
    <w:p w14:paraId="03DC83EC" w14:textId="57A3686C" w:rsidR="00C45DF4" w:rsidRPr="00C45DF4" w:rsidRDefault="00C45DF4" w:rsidP="00C45DF4">
      <w:pPr>
        <w:bidi/>
        <w:rPr>
          <w:sz w:val="28"/>
          <w:szCs w:val="28"/>
          <w:lang w:bidi="he-IL"/>
        </w:rPr>
      </w:pPr>
      <w:r w:rsidRPr="00C45DF4">
        <w:rPr>
          <w:sz w:val="28"/>
          <w:szCs w:val="28"/>
          <w:rtl/>
          <w:lang w:bidi="he-IL"/>
        </w:rPr>
        <w:t>כדי לתאר את תנועת המערכת, נגדיר</w:t>
      </w:r>
      <w:r w:rsidRPr="00C45DF4">
        <w:rPr>
          <w:sz w:val="28"/>
          <w:szCs w:val="28"/>
          <w:lang w:bidi="he-IL"/>
        </w:rPr>
        <w:t>:</w:t>
      </w:r>
      <w:r w:rsidRPr="00C45DF4">
        <w:rPr>
          <w:sz w:val="28"/>
          <w:szCs w:val="28"/>
          <w:lang w:bidi="he-IL"/>
        </w:rPr>
        <w:br/>
      </w:r>
      <w:r w:rsidRPr="00C45DF4">
        <w:rPr>
          <w:sz w:val="28"/>
          <w:szCs w:val="28"/>
          <w:lang w:bidi="he-IL"/>
        </w:rPr>
        <w:t> </w:t>
      </w:r>
      <w:r w:rsidR="00BF296D">
        <w:rPr>
          <w:sz w:val="28"/>
          <w:szCs w:val="28"/>
          <w:lang w:bidi="he-IL"/>
        </w:rPr>
        <w:t>M</w:t>
      </w:r>
      <w:r w:rsidRPr="00C45DF4">
        <w:rPr>
          <w:sz w:val="28"/>
          <w:szCs w:val="28"/>
          <w:lang w:bidi="he-IL"/>
        </w:rPr>
        <w:t xml:space="preserve">₁ </w:t>
      </w:r>
      <w:r w:rsidR="00BF296D">
        <w:rPr>
          <w:sz w:val="28"/>
          <w:szCs w:val="28"/>
          <w:lang w:bidi="he-IL"/>
        </w:rPr>
        <w:t>M</w:t>
      </w:r>
      <w:r w:rsidRPr="00C45DF4">
        <w:rPr>
          <w:sz w:val="28"/>
          <w:szCs w:val="28"/>
          <w:lang w:bidi="he-IL"/>
        </w:rPr>
        <w:t xml:space="preserve">₂ </w:t>
      </w:r>
      <w:r w:rsidRPr="00C45DF4">
        <w:rPr>
          <w:sz w:val="28"/>
          <w:szCs w:val="28"/>
          <w:rtl/>
          <w:lang w:bidi="he-IL"/>
        </w:rPr>
        <w:t>כמסות של הזרוע הראשונה והשנייה של המטוטלת</w:t>
      </w:r>
      <w:r w:rsidRPr="00C45DF4">
        <w:rPr>
          <w:sz w:val="28"/>
          <w:szCs w:val="28"/>
          <w:lang w:bidi="he-IL"/>
        </w:rPr>
        <w:t>.</w:t>
      </w:r>
      <w:r w:rsidRPr="00C45DF4">
        <w:rPr>
          <w:sz w:val="28"/>
          <w:szCs w:val="28"/>
          <w:lang w:bidi="he-IL"/>
        </w:rPr>
        <w:br/>
      </w:r>
      <w:r w:rsidRPr="00C45DF4">
        <w:rPr>
          <w:sz w:val="28"/>
          <w:szCs w:val="28"/>
          <w:lang w:bidi="he-IL"/>
        </w:rPr>
        <w:t> </w:t>
      </w:r>
      <w:r w:rsidRPr="00C45DF4">
        <w:rPr>
          <w:sz w:val="28"/>
          <w:szCs w:val="28"/>
          <w:lang w:bidi="he-IL"/>
        </w:rPr>
        <w:t xml:space="preserve">L₁ L₂ </w:t>
      </w:r>
      <w:r w:rsidRPr="00C45DF4">
        <w:rPr>
          <w:sz w:val="28"/>
          <w:szCs w:val="28"/>
          <w:rtl/>
          <w:lang w:bidi="he-IL"/>
        </w:rPr>
        <w:t>כאורכי שני המוטות</w:t>
      </w:r>
      <w:r w:rsidRPr="00C45DF4">
        <w:rPr>
          <w:sz w:val="28"/>
          <w:szCs w:val="28"/>
          <w:lang w:bidi="he-IL"/>
        </w:rPr>
        <w:t>.</w:t>
      </w:r>
      <w:r w:rsidRPr="00C45DF4">
        <w:rPr>
          <w:sz w:val="28"/>
          <w:szCs w:val="28"/>
          <w:lang w:bidi="he-IL"/>
        </w:rPr>
        <w:br/>
      </w:r>
      <w:r w:rsidRPr="00C45DF4">
        <w:rPr>
          <w:sz w:val="28"/>
          <w:szCs w:val="28"/>
          <w:lang w:bidi="he-IL"/>
        </w:rPr>
        <w:t> </w:t>
      </w:r>
      <w:r w:rsidRPr="00C45DF4">
        <w:rPr>
          <w:sz w:val="28"/>
          <w:szCs w:val="28"/>
          <w:lang w:bidi="he-IL"/>
        </w:rPr>
        <w:t>θ₁ θ</w:t>
      </w:r>
      <w:r w:rsidR="009E2FCF" w:rsidRPr="00C45DF4">
        <w:rPr>
          <w:sz w:val="28"/>
          <w:szCs w:val="28"/>
          <w:lang w:bidi="he-IL"/>
        </w:rPr>
        <w:t xml:space="preserve">₂ </w:t>
      </w:r>
      <w:r w:rsidR="009E2FCF">
        <w:rPr>
          <w:sz w:val="28"/>
          <w:szCs w:val="28"/>
          <w:rtl/>
          <w:lang w:bidi="he-IL"/>
        </w:rPr>
        <w:t>כזוויות</w:t>
      </w:r>
      <w:r w:rsidRPr="00C45DF4">
        <w:rPr>
          <w:sz w:val="28"/>
          <w:szCs w:val="28"/>
          <w:rtl/>
          <w:lang w:bidi="he-IL"/>
        </w:rPr>
        <w:t xml:space="preserve"> של כל זרוע מהאנך</w:t>
      </w:r>
      <w:r w:rsidRPr="00C45DF4">
        <w:rPr>
          <w:sz w:val="28"/>
          <w:szCs w:val="28"/>
          <w:lang w:bidi="he-IL"/>
        </w:rPr>
        <w:t>.</w:t>
      </w:r>
    </w:p>
    <w:p w14:paraId="3DBDA36A" w14:textId="77777777" w:rsidR="00C45DF4" w:rsidRPr="00623BEE" w:rsidRDefault="00C45DF4" w:rsidP="00C45DF4">
      <w:pPr>
        <w:bidi/>
        <w:rPr>
          <w:sz w:val="20"/>
          <w:szCs w:val="20"/>
          <w:rtl/>
          <w:lang w:bidi="he-IL"/>
        </w:rPr>
      </w:pPr>
      <w:r w:rsidRPr="00C45DF4">
        <w:rPr>
          <w:sz w:val="28"/>
          <w:szCs w:val="28"/>
          <w:rtl/>
          <w:lang w:bidi="he-IL"/>
        </w:rPr>
        <w:t>נמקם את נקודת הראשית (0,0) בציר העליון של המטוטלת. נגדיר את ציר</w:t>
      </w:r>
      <w:r w:rsidRPr="00C45DF4">
        <w:rPr>
          <w:sz w:val="28"/>
          <w:szCs w:val="28"/>
          <w:lang w:bidi="he-IL"/>
        </w:rPr>
        <w:t xml:space="preserve"> y </w:t>
      </w:r>
      <w:r w:rsidRPr="00C45DF4">
        <w:rPr>
          <w:sz w:val="28"/>
          <w:szCs w:val="28"/>
          <w:rtl/>
          <w:lang w:bidi="he-IL"/>
        </w:rPr>
        <w:t>כעולה כלפי מעלה, ונשתמש בטריגונומטריה כדי לרשום ביטויים למיקומים</w:t>
      </w:r>
      <w:r w:rsidRPr="00C45DF4">
        <w:rPr>
          <w:sz w:val="28"/>
          <w:szCs w:val="28"/>
          <w:lang w:bidi="he-IL"/>
        </w:rPr>
        <w:t>:</w:t>
      </w:r>
    </w:p>
    <w:p w14:paraId="5ABE7F56" w14:textId="2F87409D" w:rsidR="009B087A" w:rsidRPr="00623BEE" w:rsidRDefault="00000000" w:rsidP="00C45DF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1</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sin</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e>
          </m:func>
        </m:oMath>
      </m:oMathPara>
    </w:p>
    <w:p w14:paraId="3D1682DF" w14:textId="4F7E4DD6" w:rsidR="009B087A" w:rsidRPr="00623BEE" w:rsidRDefault="00000000" w:rsidP="009B087A">
      <w:pPr>
        <w:rPr>
          <w:rFonts w:eastAsiaTheme="minorEastAsia"/>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1</m:t>
              </m:r>
            </m:sub>
          </m:sSub>
          <m:func>
            <m:funcPr>
              <m:ctrlPr>
                <w:rPr>
                  <w:rFonts w:ascii="Cambria Math" w:hAnsi="Cambria Math"/>
                  <w:sz w:val="20"/>
                  <w:szCs w:val="20"/>
                  <w:lang w:bidi="he-IL"/>
                </w:rPr>
              </m:ctrlPr>
            </m:funcPr>
            <m:fName>
              <m:r>
                <m:rPr>
                  <m:sty m:val="p"/>
                </m:rPr>
                <w:rPr>
                  <w:rFonts w:ascii="Cambria Math" w:hAnsi="Cambria Math"/>
                  <w:sz w:val="20"/>
                  <w:szCs w:val="20"/>
                  <w:lang w:bidi="he-IL"/>
                </w:rPr>
                <m:t>cos</m:t>
              </m:r>
              <m:ctrlPr>
                <w:rPr>
                  <w:rFonts w:ascii="Cambria Math" w:hAnsi="Cambria Math"/>
                  <w:i/>
                  <w:sz w:val="20"/>
                  <w:szCs w:val="20"/>
                  <w:lang w:bidi="he-IL"/>
                </w:rPr>
              </m:ctrlP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e>
          </m:func>
        </m:oMath>
      </m:oMathPara>
    </w:p>
    <w:p w14:paraId="23E23A3A" w14:textId="1E6B9631"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2</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sin</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e>
          </m:func>
        </m:oMath>
      </m:oMathPara>
    </w:p>
    <w:p w14:paraId="6A9180B5" w14:textId="189FD865"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2</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cos</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e>
          </m:func>
        </m:oMath>
      </m:oMathPara>
    </w:p>
    <w:p w14:paraId="4277C7F7" w14:textId="77777777" w:rsidR="00C45DF4" w:rsidRPr="00C45DF4" w:rsidRDefault="00C45DF4" w:rsidP="00C45DF4">
      <w:pPr>
        <w:bidi/>
        <w:rPr>
          <w:sz w:val="28"/>
          <w:szCs w:val="28"/>
          <w:rtl/>
          <w:lang w:bidi="he-IL"/>
        </w:rPr>
      </w:pPr>
      <w:r w:rsidRPr="00C45DF4">
        <w:rPr>
          <w:sz w:val="28"/>
          <w:szCs w:val="28"/>
          <w:rtl/>
          <w:lang w:bidi="he-IL"/>
        </w:rPr>
        <w:t>המהירות היא הנגזרת של המיקום לפי הזמן</w:t>
      </w:r>
      <w:r w:rsidRPr="00C45DF4">
        <w:rPr>
          <w:sz w:val="28"/>
          <w:szCs w:val="28"/>
          <w:lang w:bidi="he-IL"/>
        </w:rPr>
        <w:t>:</w:t>
      </w:r>
    </w:p>
    <w:p w14:paraId="7D13C55E" w14:textId="2C01A410" w:rsidR="00D55399" w:rsidRPr="00623BEE" w:rsidRDefault="00000000" w:rsidP="00D55399">
      <w:pPr>
        <w:jc w:val="cente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x</m:t>
                  </m:r>
                </m:e>
              </m:acc>
            </m:e>
            <m:sub>
              <m:r>
                <w:rPr>
                  <w:rFonts w:ascii="Cambria Math" w:hAnsi="Cambria Math"/>
                  <w:sz w:val="20"/>
                  <w:szCs w:val="20"/>
                  <w:lang w:bidi="he-IL"/>
                </w:rPr>
                <m:t>1</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r>
            <w:rPr>
              <w:rFonts w:ascii="Cambria Math" w:hAnsi="Cambria Math"/>
              <w:sz w:val="20"/>
              <w:szCs w:val="20"/>
              <w:lang w:bidi="he-IL"/>
            </w:rPr>
            <m:t>cos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oMath>
      </m:oMathPara>
    </w:p>
    <w:p w14:paraId="10851733" w14:textId="52591FFC" w:rsidR="008E7C84" w:rsidRPr="00623BEE" w:rsidRDefault="00000000" w:rsidP="007809EE">
      <w:pPr>
        <w:rPr>
          <w:rFonts w:eastAsiaTheme="minorEastAsia"/>
          <w:sz w:val="20"/>
          <w:szCs w:val="20"/>
          <w:lang w:bidi="he-IL"/>
        </w:rPr>
      </w:pPr>
      <m:oMathPara>
        <m:oMath>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x</m:t>
                  </m:r>
                </m:e>
              </m:acc>
            </m:e>
            <m:sub>
              <m:r>
                <w:rPr>
                  <w:rFonts w:ascii="Cambria Math" w:eastAsiaTheme="minorEastAsia"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x</m:t>
                  </m:r>
                </m:e>
              </m:acc>
            </m:e>
            <m:sub>
              <m:r>
                <w:rPr>
                  <w:rFonts w:ascii="Cambria Math" w:hAnsi="Cambria Math"/>
                  <w:sz w:val="20"/>
                  <w:szCs w:val="20"/>
                  <w:lang w:bidi="he-IL"/>
                </w:rPr>
                <m:t>1</m:t>
              </m:r>
            </m:sub>
          </m:sSub>
          <m:r>
            <w:rPr>
              <w:rFonts w:ascii="Cambria Math" w:hAnsi="Cambria Math"/>
              <w:sz w:val="20"/>
              <w:szCs w:val="20"/>
              <w:lang w:bidi="he-IL"/>
            </w:rPr>
            <m:t>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r>
            <w:rPr>
              <w:rFonts w:ascii="Cambria Math" w:hAnsi="Cambria Math"/>
              <w:sz w:val="20"/>
              <w:szCs w:val="20"/>
              <w:lang w:bidi="he-IL"/>
            </w:rPr>
            <m:t>cos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oMath>
      </m:oMathPara>
    </w:p>
    <w:p w14:paraId="4034C490" w14:textId="77DC9A7C" w:rsidR="00D55399" w:rsidRPr="00623BEE" w:rsidRDefault="00000000" w:rsidP="008E7C84">
      <w:pP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1</m:t>
              </m:r>
            </m:sub>
          </m:sSub>
          <m:r>
            <w:rPr>
              <w:rFonts w:ascii="Cambria Math" w:hAnsi="Cambria Math"/>
              <w:sz w:val="20"/>
              <w:szCs w:val="20"/>
              <w:lang w:bidi="he-IL"/>
            </w:rPr>
            <m:t>=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r>
            <w:rPr>
              <w:rFonts w:ascii="Cambria Math" w:hAnsi="Cambria Math"/>
              <w:sz w:val="20"/>
              <w:szCs w:val="20"/>
              <w:lang w:bidi="he-IL"/>
            </w:rPr>
            <m:t> sin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oMath>
      </m:oMathPara>
    </w:p>
    <w:p w14:paraId="19866420" w14:textId="3D3E8437"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2</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1</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r>
            <w:rPr>
              <w:rFonts w:ascii="Cambria Math" w:hAnsi="Cambria Math"/>
              <w:sz w:val="20"/>
              <w:szCs w:val="20"/>
              <w:lang w:bidi="he-IL"/>
            </w:rPr>
            <m:t>sin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oMath>
      </m:oMathPara>
    </w:p>
    <w:p w14:paraId="49B1C562" w14:textId="77777777" w:rsidR="00AD780F" w:rsidRDefault="008E7C84" w:rsidP="00C45DF4">
      <w:pPr>
        <w:bidi/>
        <w:rPr>
          <w:sz w:val="28"/>
          <w:szCs w:val="28"/>
          <w:lang w:bidi="he-IL"/>
        </w:rPr>
      </w:pPr>
      <w:r>
        <w:rPr>
          <w:sz w:val="28"/>
          <w:szCs w:val="28"/>
          <w:lang w:bidi="he-IL"/>
        </w:rPr>
        <w:br w:type="page"/>
      </w:r>
    </w:p>
    <w:p w14:paraId="7858DAB1" w14:textId="701345EB" w:rsidR="00C45DF4" w:rsidRDefault="00C45DF4" w:rsidP="00AD780F">
      <w:pPr>
        <w:bidi/>
        <w:rPr>
          <w:sz w:val="28"/>
          <w:szCs w:val="28"/>
          <w:lang w:bidi="he-IL"/>
        </w:rPr>
      </w:pPr>
      <w:r w:rsidRPr="00C45DF4">
        <w:rPr>
          <w:sz w:val="28"/>
          <w:szCs w:val="28"/>
          <w:rtl/>
          <w:lang w:bidi="he-IL"/>
        </w:rPr>
        <w:lastRenderedPageBreak/>
        <w:t>האנרגיה הפוטנציאלית של המערכת ניתנת על ידי</w:t>
      </w:r>
      <w:r w:rsidRPr="00C45DF4">
        <w:rPr>
          <w:sz w:val="28"/>
          <w:szCs w:val="28"/>
          <w:lang w:bidi="he-IL"/>
        </w:rPr>
        <w:t>:</w:t>
      </w:r>
      <w:r w:rsidR="00AF2F74">
        <w:rPr>
          <w:sz w:val="28"/>
          <w:szCs w:val="28"/>
          <w:lang w:bidi="he-IL"/>
        </w:rPr>
        <w:br/>
      </w:r>
    </w:p>
    <w:p w14:paraId="314FF876" w14:textId="766030C4" w:rsidR="00AD780F" w:rsidRPr="00623BEE" w:rsidRDefault="005C6276" w:rsidP="00AD780F">
      <w:pPr>
        <w:rPr>
          <w:sz w:val="20"/>
          <w:szCs w:val="20"/>
          <w:lang w:bidi="he-IL"/>
        </w:rPr>
      </w:pPr>
      <m:oMathPara>
        <m:oMath>
          <m:r>
            <w:rPr>
              <w:rFonts w:ascii="Cambria Math" w:hAnsi="Cambria Math"/>
              <w:sz w:val="20"/>
              <w:szCs w:val="20"/>
              <w:lang w:bidi="he-IL"/>
            </w:rPr>
            <m:t>V=</m:t>
          </m:r>
          <m:r>
            <w:rPr>
              <w:rFonts w:ascii="Cambria Math" w:eastAsiaTheme="minorEastAsia" w:hAnsi="Cambria Math"/>
              <w:sz w:val="20"/>
              <w:szCs w:val="20"/>
              <w:lang w:bidi="he-IL"/>
            </w:rPr>
            <m:t>V₁</m:t>
          </m:r>
          <m:r>
            <w:rPr>
              <w:rFonts w:ascii="Cambria Math" w:hAnsi="Cambria Math"/>
              <w:sz w:val="20"/>
              <w:szCs w:val="20"/>
              <w:lang w:bidi="he-IL"/>
            </w:rPr>
            <m:t>+</m:t>
          </m:r>
          <m:r>
            <w:rPr>
              <w:rFonts w:ascii="Cambria Math" w:eastAsiaTheme="minorEastAsia" w:hAnsi="Cambria Math"/>
              <w:sz w:val="20"/>
              <w:szCs w:val="20"/>
              <w:lang w:bidi="he-IL"/>
            </w:rPr>
            <m:t>V₂</m:t>
          </m:r>
        </m:oMath>
      </m:oMathPara>
    </w:p>
    <w:p w14:paraId="742D7887" w14:textId="35B546AD" w:rsidR="00AD780F" w:rsidRPr="00623BEE" w:rsidRDefault="00D72185" w:rsidP="00AD780F">
      <w:pPr>
        <w:rPr>
          <w:rFonts w:eastAsiaTheme="minorEastAsia"/>
          <w:sz w:val="20"/>
          <w:szCs w:val="20"/>
          <w:lang w:bidi="he-IL"/>
        </w:rPr>
      </w:pPr>
      <m:oMathPara>
        <m:oMath>
          <m:r>
            <w:rPr>
              <w:rFonts w:ascii="Cambria Math" w:eastAsiaTheme="minorEastAsia" w:hAnsi="Cambria Math"/>
              <w:sz w:val="20"/>
              <w:szCs w:val="20"/>
              <w:lang w:bidi="he-IL"/>
            </w:rPr>
            <m:t>V₁</m:t>
          </m:r>
          <m:r>
            <w:rPr>
              <w:rFonts w:ascii="Cambria Math" w:hAnsi="Cambria Math"/>
              <w:sz w:val="20"/>
              <w:szCs w:val="20"/>
              <w:lang w:bidi="he-IL"/>
            </w:rPr>
            <m:t>=</m:t>
          </m:r>
          <m:r>
            <w:rPr>
              <w:rFonts w:ascii="Cambria Math" w:eastAsiaTheme="minorEastAsia" w:hAnsi="Cambria Math"/>
              <w:sz w:val="20"/>
              <w:szCs w:val="20"/>
              <w:lang w:bidi="he-IL"/>
            </w:rPr>
            <m:t>M₁·g·h</m:t>
          </m:r>
        </m:oMath>
      </m:oMathPara>
    </w:p>
    <w:p w14:paraId="1F045071" w14:textId="31ECD037" w:rsidR="00AD780F" w:rsidRPr="00623BEE" w:rsidRDefault="005C6276" w:rsidP="00AD780F">
      <w:pPr>
        <w:rPr>
          <w:sz w:val="20"/>
          <w:szCs w:val="20"/>
          <w:lang w:bidi="he-IL"/>
        </w:rPr>
      </w:pPr>
      <m:oMathPara>
        <m:oMath>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oMath>
      </m:oMathPara>
    </w:p>
    <w:p w14:paraId="0AB1781E" w14:textId="2B24DBBB" w:rsidR="00EF18BE" w:rsidRPr="00623BEE" w:rsidRDefault="00CE3C39" w:rsidP="00AD780F">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V₂=M₂·g·h</m:t>
          </m:r>
        </m:oMath>
      </m:oMathPara>
    </w:p>
    <w:p w14:paraId="2C580A67" w14:textId="268CB082" w:rsidR="00EF18BE" w:rsidRPr="00623BEE" w:rsidRDefault="005C6276" w:rsidP="00AD780F">
      <w:pPr>
        <w:rPr>
          <w:rFonts w:ascii="Cambria Math" w:hAnsi="Cambria Math"/>
          <w:sz w:val="20"/>
          <w:szCs w:val="20"/>
          <w:lang w:bidi="he-IL"/>
          <w:oMath/>
        </w:rPr>
      </w:pPr>
      <m:oMathPara>
        <m:oMath>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ctrlPr>
                <w:rPr>
                  <w:rFonts w:ascii="Cambria Math" w:hAnsi="Cambria Math"/>
                  <w:i/>
                  <w:sz w:val="20"/>
                  <w:szCs w:val="20"/>
                  <w:lang w:bidi="he-IL"/>
                </w:rPr>
              </m:ctrlPr>
            </m:e>
          </m:d>
        </m:oMath>
      </m:oMathPara>
    </w:p>
    <w:p w14:paraId="657B595C" w14:textId="4A0A089E" w:rsidR="00EF18BE" w:rsidRPr="00623BEE" w:rsidRDefault="005C6276" w:rsidP="00EF18BE">
      <w:pPr>
        <w:rPr>
          <w:rFonts w:ascii="Cambria Math" w:hAnsi="Cambria Math"/>
          <w:sz w:val="20"/>
          <w:szCs w:val="20"/>
          <w:lang w:bidi="he-IL"/>
          <w:oMath/>
        </w:rPr>
      </w:pPr>
      <m:oMathPara>
        <m:oMath>
          <m:r>
            <w:rPr>
              <w:rFonts w:ascii="Cambria Math" w:hAnsi="Cambria Math"/>
              <w:sz w:val="20"/>
              <w:szCs w:val="20"/>
              <w:lang w:bidi="he-IL"/>
            </w:rPr>
            <m:t>V=-</m:t>
          </m:r>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ctrlPr>
                <w:rPr>
                  <w:rFonts w:ascii="Cambria Math" w:hAnsi="Cambria Math"/>
                  <w:i/>
                  <w:sz w:val="20"/>
                  <w:szCs w:val="20"/>
                  <w:lang w:bidi="he-IL"/>
                </w:rPr>
              </m:ctrlPr>
            </m:e>
          </m:d>
        </m:oMath>
      </m:oMathPara>
    </w:p>
    <w:p w14:paraId="09F2BA25" w14:textId="77777777" w:rsidR="00D55399" w:rsidRDefault="00D55399" w:rsidP="00D55399">
      <w:pPr>
        <w:bidi/>
        <w:rPr>
          <w:sz w:val="28"/>
          <w:szCs w:val="28"/>
          <w:rtl/>
          <w:lang w:bidi="he-IL"/>
        </w:rPr>
      </w:pPr>
    </w:p>
    <w:p w14:paraId="15E1C889" w14:textId="3FDBC9E0" w:rsidR="00C45DF4" w:rsidRPr="00D55399" w:rsidRDefault="00D55399" w:rsidP="00AD780F">
      <w:pPr>
        <w:bidi/>
        <w:rPr>
          <w:i/>
          <w:sz w:val="28"/>
          <w:szCs w:val="28"/>
          <w:rtl/>
          <w:lang w:bidi="he-IL"/>
        </w:rPr>
      </w:pPr>
      <w:r>
        <w:rPr>
          <w:rFonts w:hint="cs"/>
          <w:i/>
          <w:sz w:val="28"/>
          <w:szCs w:val="28"/>
          <w:lang w:bidi="he-IL"/>
        </w:rPr>
        <w:t xml:space="preserve"> </w:t>
      </w:r>
    </w:p>
    <w:p w14:paraId="19483E13" w14:textId="77777777" w:rsidR="00546830" w:rsidRPr="00623BEE" w:rsidRDefault="00C45DF4" w:rsidP="00C45DF4">
      <w:pPr>
        <w:bidi/>
        <w:rPr>
          <w:sz w:val="20"/>
          <w:szCs w:val="20"/>
          <w:lang w:bidi="he-IL"/>
        </w:rPr>
      </w:pPr>
      <w:r w:rsidRPr="00C45DF4">
        <w:rPr>
          <w:sz w:val="28"/>
          <w:szCs w:val="28"/>
          <w:rtl/>
          <w:lang w:bidi="he-IL"/>
        </w:rPr>
        <w:t>כאשר</w:t>
      </w:r>
      <w:r w:rsidRPr="00C45DF4">
        <w:rPr>
          <w:sz w:val="28"/>
          <w:szCs w:val="28"/>
          <w:lang w:bidi="he-IL"/>
        </w:rPr>
        <w:t xml:space="preserve"> </w:t>
      </w:r>
      <w:r w:rsidRPr="00C45DF4">
        <w:rPr>
          <w:sz w:val="28"/>
          <w:szCs w:val="28"/>
          <w:cs/>
        </w:rPr>
        <w:t>‎</w:t>
      </w:r>
      <w:r w:rsidRPr="00C45DF4">
        <w:rPr>
          <w:sz w:val="28"/>
          <w:szCs w:val="28"/>
          <w:lang w:bidi="he-IL"/>
        </w:rPr>
        <w:t>g</w:t>
      </w:r>
      <w:r w:rsidRPr="00C45DF4">
        <w:rPr>
          <w:sz w:val="28"/>
          <w:szCs w:val="28"/>
          <w:cs/>
        </w:rPr>
        <w:t>‎</w:t>
      </w:r>
      <w:r w:rsidRPr="00C45DF4">
        <w:rPr>
          <w:sz w:val="28"/>
          <w:szCs w:val="28"/>
          <w:lang w:bidi="he-IL"/>
        </w:rPr>
        <w:t xml:space="preserve"> </w:t>
      </w:r>
      <w:r w:rsidRPr="00C45DF4">
        <w:rPr>
          <w:sz w:val="28"/>
          <w:szCs w:val="28"/>
          <w:rtl/>
          <w:lang w:bidi="he-IL"/>
        </w:rPr>
        <w:t>היא תאוצת הכבידה</w:t>
      </w:r>
      <w:r w:rsidRPr="00C45DF4">
        <w:rPr>
          <w:sz w:val="28"/>
          <w:szCs w:val="28"/>
          <w:lang w:bidi="he-IL"/>
        </w:rPr>
        <w:t xml:space="preserve"> </w:t>
      </w:r>
      <w:r w:rsidRPr="00C45DF4">
        <w:rPr>
          <w:sz w:val="28"/>
          <w:szCs w:val="28"/>
          <w:cs/>
        </w:rPr>
        <w:t>‎</w:t>
      </w:r>
      <w:r>
        <w:rPr>
          <w:rFonts w:hint="cs"/>
          <w:sz w:val="28"/>
          <w:szCs w:val="28"/>
          <w:rtl/>
          <w:lang w:bidi="he-IL"/>
        </w:rPr>
        <w:t xml:space="preserve"> </w:t>
      </w:r>
      <w:r>
        <w:rPr>
          <w:sz w:val="28"/>
          <w:szCs w:val="28"/>
          <w:lang w:bidi="ar-LB"/>
        </w:rPr>
        <w:t>m/s^2)</w:t>
      </w:r>
      <w:r>
        <w:rPr>
          <w:rFonts w:hint="cs"/>
          <w:sz w:val="28"/>
          <w:szCs w:val="28"/>
          <w:rtl/>
          <w:lang w:bidi="he-IL"/>
        </w:rPr>
        <w:t>9.8-)</w:t>
      </w:r>
      <w:r w:rsidRPr="00C45DF4">
        <w:rPr>
          <w:sz w:val="28"/>
          <w:szCs w:val="28"/>
          <w:lang w:bidi="he-IL"/>
        </w:rPr>
        <w:br/>
      </w:r>
      <w:r w:rsidRPr="00C45DF4">
        <w:rPr>
          <w:sz w:val="28"/>
          <w:szCs w:val="28"/>
          <w:rtl/>
          <w:lang w:bidi="he-IL"/>
        </w:rPr>
        <w:t>והאנרגיה הקינטית ניתנת על ידי</w:t>
      </w:r>
    </w:p>
    <w:p w14:paraId="2D08B10A" w14:textId="231B097C" w:rsidR="00546830" w:rsidRPr="00623BEE" w:rsidRDefault="005C6276" w:rsidP="00546830">
      <w:pPr>
        <w:rPr>
          <w:rFonts w:ascii="Cambria Math" w:hAnsi="Cambria Math"/>
          <w:sz w:val="20"/>
          <w:szCs w:val="20"/>
          <w:lang w:bidi="he-IL"/>
          <w:oMath/>
        </w:rPr>
      </w:pPr>
      <m:oMathPara>
        <m:oMath>
          <m:r>
            <w:rPr>
              <w:rFonts w:ascii="Cambria Math" w:hAnsi="Cambria Math"/>
              <w:sz w:val="20"/>
              <w:szCs w:val="20"/>
              <w:lang w:bidi="he-IL"/>
            </w:rPr>
            <m:t>T=</m:t>
          </m:r>
          <m:r>
            <w:rPr>
              <w:rFonts w:ascii="Cambria Math" w:eastAsiaTheme="minorEastAsia" w:hAnsi="Cambria Math"/>
              <w:sz w:val="20"/>
              <w:szCs w:val="20"/>
              <w:lang w:bidi="he-IL"/>
            </w:rPr>
            <m:t>T₁</m:t>
          </m:r>
          <m:r>
            <w:rPr>
              <w:rFonts w:ascii="Cambria Math" w:hAnsi="Cambria Math"/>
              <w:sz w:val="20"/>
              <w:szCs w:val="20"/>
              <w:lang w:bidi="he-IL"/>
            </w:rPr>
            <m:t>+</m:t>
          </m:r>
          <m:r>
            <w:rPr>
              <w:rFonts w:ascii="Cambria Math" w:eastAsiaTheme="minorEastAsia" w:hAnsi="Cambria Math"/>
              <w:sz w:val="20"/>
              <w:szCs w:val="20"/>
              <w:lang w:bidi="he-IL"/>
            </w:rPr>
            <m:t>T₂</m:t>
          </m:r>
        </m:oMath>
      </m:oMathPara>
    </w:p>
    <w:p w14:paraId="5F68A66C" w14:textId="19E88330"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T₁</m:t>
          </m:r>
          <m:r>
            <w:rPr>
              <w:rFonts w:ascii="Cambria Math" w:hAnsi="Cambria Math"/>
              <w:sz w:val="20"/>
              <w:szCs w:val="20"/>
              <w:lang w:bidi="he-IL"/>
            </w:rPr>
            <m:t>=½</m:t>
          </m:r>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6C5FEF55" w14:textId="23476269"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T₂</m:t>
          </m:r>
          <m:r>
            <w:rPr>
              <w:rFonts w:ascii="Cambria Math" w:hAnsi="Cambria Math"/>
              <w:sz w:val="20"/>
              <w:szCs w:val="20"/>
              <w:lang w:bidi="he-IL"/>
            </w:rPr>
            <m:t>=½</m:t>
          </m:r>
          <m:r>
            <w:rPr>
              <w:rFonts w:ascii="Cambria Math" w:eastAsiaTheme="minorEastAsia" w:hAnsi="Cambria Math"/>
              <w:sz w:val="20"/>
              <w:szCs w:val="20"/>
              <w:lang w:bidi="he-IL"/>
            </w:rPr>
            <m:t>·M₂·</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₂</m:t>
              </m:r>
              <m:ctrlPr>
                <w:rPr>
                  <w:rFonts w:ascii="Cambria Math" w:hAnsi="Cambria Math"/>
                  <w:i/>
                  <w:sz w:val="20"/>
                  <w:szCs w:val="20"/>
                  <w:lang w:bidi="he-IL"/>
                </w:rPr>
              </m:ctrlPr>
            </m:e>
            <m:sup>
              <m:r>
                <w:rPr>
                  <w:rFonts w:ascii="Cambria Math" w:eastAsiaTheme="minorEastAsia" w:hAnsi="Cambria Math"/>
                  <w:sz w:val="20"/>
                  <w:szCs w:val="20"/>
                  <w:lang w:bidi="he-IL"/>
                </w:rPr>
                <m:t>2</m:t>
              </m:r>
            </m:sup>
          </m:sSup>
        </m:oMath>
      </m:oMathPara>
    </w:p>
    <w:p w14:paraId="1C4FAE70" w14:textId="66BC378B" w:rsidR="00546830" w:rsidRPr="00623BEE" w:rsidRDefault="00000000" w:rsidP="00546830">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ctrlPr>
                <w:rPr>
                  <w:rFonts w:ascii="Cambria Math" w:hAnsi="Cambria Math"/>
                  <w:i/>
                  <w:sz w:val="20"/>
                  <w:szCs w:val="20"/>
                  <w:lang w:bidi="he-IL"/>
                </w:rPr>
              </m:ctrlPr>
            </m:e>
            <m:sup>
              <m:r>
                <w:rPr>
                  <w:rFonts w:ascii="Cambria Math" w:eastAsiaTheme="minorEastAsia" w:hAnsi="Cambria Math"/>
                  <w:sz w:val="20"/>
                  <w:szCs w:val="20"/>
                  <w:lang w:bidi="he-IL"/>
                </w:rPr>
                <m:t>2</m:t>
              </m:r>
            </m:sup>
          </m:sSup>
          <m:r>
            <w:rPr>
              <w:rFonts w:ascii="Cambria Math"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₁</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0287265B" w14:textId="65624F68" w:rsidR="00AD780F" w:rsidRPr="00623BEE" w:rsidRDefault="00000000" w:rsidP="00AD780F">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v₂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oMath>
      </m:oMathPara>
    </w:p>
    <w:p w14:paraId="18DCDB3B" w14:textId="5AA88A00"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T₁=</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d>
            <m:dPr>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·co</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s</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·si</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n</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e>
          </m:d>
        </m:oMath>
      </m:oMathPara>
    </w:p>
    <w:p w14:paraId="59D97F82" w14:textId="4DE87A24"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oMath>
      </m:oMathPara>
    </w:p>
    <w:p w14:paraId="53A740BD" w14:textId="4C85D0A4"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T₂=</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e>
          </m:d>
        </m:oMath>
      </m:oMathPara>
    </w:p>
    <w:p w14:paraId="4479F295" w14:textId="14BC9AE2"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oMath>
      </m:oMathPara>
    </w:p>
    <w:p w14:paraId="2E8B6A4F" w14:textId="02D9E249"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T=T₁+T₂</m:t>
          </m:r>
        </m:oMath>
      </m:oMathPara>
    </w:p>
    <w:p w14:paraId="74E80A2C" w14:textId="59F1D134" w:rsidR="003C01D6" w:rsidRPr="003C01D6" w:rsidRDefault="005C6276" w:rsidP="003C01D6">
      <w:pPr>
        <w:bidi/>
        <w:rPr>
          <w:rFonts w:ascii="Cambria Math" w:eastAsiaTheme="minorEastAsia" w:hAnsi="Cambria Math"/>
          <w:sz w:val="28"/>
          <w:szCs w:val="28"/>
          <w:lang w:bidi="he-IL"/>
        </w:rPr>
      </w:pPr>
      <m:oMathPara>
        <m:oMath>
          <m:r>
            <w:rPr>
              <w:rFonts w:ascii="Cambria Math" w:eastAsiaTheme="minorEastAsia" w:hAnsi="Cambria Math"/>
              <w:sz w:val="20"/>
              <w:szCs w:val="20"/>
              <w:lang w:bidi="he-IL"/>
            </w:rPr>
            <m:t>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r>
            <m:rPr>
              <m:sty m:val="p"/>
            </m:rPr>
            <w:rPr>
              <w:rFonts w:ascii="Cambria Math" w:eastAsiaTheme="minorEastAsia" w:hAnsi="Cambria Math"/>
              <w:sz w:val="20"/>
              <w:szCs w:val="20"/>
              <w:lang w:bidi="he-IL"/>
            </w:rPr>
            <w:br/>
          </m:r>
        </m:oMath>
      </m:oMathPara>
      <w:r w:rsidR="003C01D6" w:rsidRPr="003C01D6">
        <w:rPr>
          <w:rFonts w:ascii="Cambria Math" w:eastAsiaTheme="minorEastAsia" w:hAnsi="Cambria Math"/>
          <w:sz w:val="28"/>
          <w:szCs w:val="28"/>
          <w:rtl/>
          <w:lang w:bidi="he-IL"/>
        </w:rPr>
        <w:t xml:space="preserve">כדי לנתח את תנועת המטוטלת הכפולה – מערכת הידועה במורכבותה וברגישותה לתנאי התחלה – כדאי להשתמש בשיטה שמפשטת את תהליך גזירת משוואות התנועה. אחת השיטות היעילות לכך היא </w:t>
      </w:r>
      <w:commentRangeStart w:id="2"/>
      <w:r w:rsidR="003C01D6" w:rsidRPr="003C01D6">
        <w:rPr>
          <w:rFonts w:ascii="Cambria Math" w:eastAsiaTheme="minorEastAsia" w:hAnsi="Cambria Math"/>
          <w:sz w:val="28"/>
          <w:szCs w:val="28"/>
          <w:rtl/>
          <w:lang w:bidi="he-IL"/>
        </w:rPr>
        <w:t>שיטת אוילר-לגרנז' מהמכניקה האנליטית</w:t>
      </w:r>
      <w:r w:rsidR="003C01D6" w:rsidRPr="003C01D6">
        <w:rPr>
          <w:rFonts w:ascii="Cambria Math" w:eastAsiaTheme="minorEastAsia" w:hAnsi="Cambria Math"/>
          <w:sz w:val="28"/>
          <w:szCs w:val="28"/>
          <w:lang w:bidi="he-IL"/>
        </w:rPr>
        <w:t>.</w:t>
      </w:r>
      <w:commentRangeEnd w:id="2"/>
      <w:r w:rsidR="00A8750C">
        <w:rPr>
          <w:rStyle w:val="CommentReference"/>
          <w:rtl/>
        </w:rPr>
        <w:commentReference w:id="2"/>
      </w:r>
    </w:p>
    <w:p w14:paraId="47A7B68A" w14:textId="77777777" w:rsidR="005C2455" w:rsidRDefault="005C2455" w:rsidP="003C01D6">
      <w:pPr>
        <w:bidi/>
        <w:rPr>
          <w:rFonts w:ascii="Cambria Math" w:eastAsiaTheme="minorEastAsia" w:hAnsi="Cambria Math"/>
          <w:sz w:val="28"/>
          <w:szCs w:val="28"/>
          <w:lang w:bidi="he-IL"/>
        </w:rPr>
      </w:pPr>
    </w:p>
    <w:p w14:paraId="04DB2057" w14:textId="781E90D8" w:rsidR="003C01D6" w:rsidRPr="003C01D6" w:rsidRDefault="003C01D6" w:rsidP="005C2455">
      <w:pPr>
        <w:bidi/>
        <w:rPr>
          <w:rFonts w:ascii="Cambria Math" w:eastAsiaTheme="minorEastAsia" w:hAnsi="Cambria Math"/>
          <w:sz w:val="28"/>
          <w:szCs w:val="28"/>
          <w:lang w:bidi="he-IL"/>
        </w:rPr>
      </w:pPr>
      <w:r w:rsidRPr="003C01D6">
        <w:rPr>
          <w:rFonts w:ascii="Cambria Math" w:eastAsiaTheme="minorEastAsia" w:hAnsi="Cambria Math"/>
          <w:sz w:val="28"/>
          <w:szCs w:val="28"/>
          <w:rtl/>
          <w:lang w:bidi="he-IL"/>
        </w:rPr>
        <w:lastRenderedPageBreak/>
        <w:t>שיטת אוילר-לגרנז' היא כלי רב עוצמה במכניקה הקלאסית, המשמש לגזירת תנועתן של מערכות פיזיקליות. במקום להתמקד בכוחות, כמו בשיטה הניוטונית, היא מבוססת על אנרגיה – ובפרט על ההפרש בין אנרגיה קינטית לפוטנציאלית, הקרוי לפונקציית הלגרנז'יאן. על ידי יישום העיקרון הזה על הקואורדינטות הכלליות של המערכת, ניתן לגזור באופן שיטתי את המשוואות שמתארות את התנהגותה. במקרה של המטוטלת הכפולה, שיטה זו מספקת דרך יעילה וברורה לתיאור התנועה המורכבת ולעיתים כאוטית של שתי המסות המחוברות</w:t>
      </w:r>
      <w:r w:rsidRPr="003C01D6">
        <w:rPr>
          <w:rFonts w:ascii="Cambria Math" w:eastAsiaTheme="minorEastAsia" w:hAnsi="Cambria Math"/>
          <w:sz w:val="28"/>
          <w:szCs w:val="28"/>
          <w:lang w:bidi="he-IL"/>
        </w:rPr>
        <w:t>.</w:t>
      </w:r>
    </w:p>
    <w:p w14:paraId="19165687" w14:textId="657461E0" w:rsidR="00C45DF4" w:rsidRPr="00D55399" w:rsidRDefault="00C45DF4" w:rsidP="00AD780F">
      <w:pPr>
        <w:rPr>
          <w:rFonts w:ascii="Cambria Math" w:eastAsiaTheme="minorEastAsia" w:hAnsi="Cambria Math"/>
          <w:sz w:val="28"/>
          <w:szCs w:val="28"/>
          <w:lang w:bidi="he-IL"/>
          <w:oMath/>
        </w:rPr>
      </w:pPr>
    </w:p>
    <w:p w14:paraId="0CE3527A" w14:textId="119D4980" w:rsidR="00C45DF4" w:rsidRPr="00623BEE" w:rsidRDefault="00C45DF4" w:rsidP="00AD780F">
      <w:pPr>
        <w:bidi/>
        <w:rPr>
          <w:sz w:val="20"/>
          <w:szCs w:val="20"/>
          <w:lang w:bidi="he-IL"/>
        </w:rPr>
      </w:pPr>
      <w:r w:rsidRPr="00C45DF4">
        <w:rPr>
          <w:sz w:val="28"/>
          <w:szCs w:val="28"/>
          <w:rtl/>
          <w:lang w:bidi="he-IL"/>
        </w:rPr>
        <w:t>הלגרנז'יאן ניתן לבסוף על ידי</w:t>
      </w:r>
      <w:r w:rsidRPr="00C45DF4">
        <w:rPr>
          <w:sz w:val="28"/>
          <w:szCs w:val="28"/>
          <w:lang w:bidi="he-IL"/>
        </w:rPr>
        <w:t xml:space="preserve"> </w:t>
      </w:r>
      <w:r w:rsidRPr="00C45DF4">
        <w:rPr>
          <w:sz w:val="28"/>
          <w:szCs w:val="28"/>
          <w:cs/>
        </w:rPr>
        <w:t>‎</w:t>
      </w:r>
      <w:r w:rsidRPr="00C45DF4">
        <w:rPr>
          <w:sz w:val="28"/>
          <w:szCs w:val="28"/>
          <w:lang w:bidi="he-IL"/>
        </w:rPr>
        <w:t>T - V</w:t>
      </w:r>
      <w:r w:rsidRPr="00C45DF4">
        <w:rPr>
          <w:sz w:val="28"/>
          <w:szCs w:val="28"/>
          <w:cs/>
        </w:rPr>
        <w:t>‎</w:t>
      </w:r>
      <w:r w:rsidRPr="00C45DF4">
        <w:rPr>
          <w:sz w:val="28"/>
          <w:szCs w:val="28"/>
          <w:lang w:bidi="he-IL"/>
        </w:rPr>
        <w:t xml:space="preserve">, </w:t>
      </w:r>
      <w:r w:rsidRPr="00C45DF4">
        <w:rPr>
          <w:sz w:val="28"/>
          <w:szCs w:val="28"/>
          <w:rtl/>
          <w:lang w:bidi="he-IL"/>
        </w:rPr>
        <w:t>כלומר</w:t>
      </w:r>
      <w:r w:rsidRPr="00C45DF4">
        <w:rPr>
          <w:sz w:val="28"/>
          <w:szCs w:val="28"/>
          <w:lang w:bidi="he-IL"/>
        </w:rPr>
        <w:t>:</w:t>
      </w:r>
    </w:p>
    <w:p w14:paraId="0E17E8F8" w14:textId="262A9875" w:rsidR="009E7136" w:rsidRDefault="00D55399" w:rsidP="009E7136">
      <w:pPr>
        <w:rPr>
          <w:sz w:val="28"/>
          <w:szCs w:val="28"/>
          <w:lang w:bidi="he-IL"/>
        </w:rPr>
      </w:pPr>
      <m:oMathPara>
        <m:oMath>
          <m:r>
            <w:rPr>
              <w:rFonts w:ascii="Cambria Math" w:hAnsi="Cambria Math"/>
              <w:sz w:val="20"/>
              <w:szCs w:val="20"/>
              <w:lang w:bidi="he-IL"/>
            </w:rPr>
            <m:t xml:space="preserve">L = </m:t>
          </m:r>
          <m:d>
            <m:dPr>
              <m:ctrlPr>
                <w:rPr>
                  <w:rFonts w:ascii="Cambria Math"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ctrlPr>
                <w:rPr>
                  <w:rFonts w:ascii="Cambria Math" w:eastAsiaTheme="minorEastAsia" w:hAnsi="Cambria Math"/>
                  <w:i/>
                  <w:sz w:val="20"/>
                  <w:szCs w:val="20"/>
                  <w:lang w:bidi="he-IL"/>
                </w:rPr>
              </m:ctrlP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 ·M₂· [</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 xml:space="preserve">²·L₁² + </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²·L₂² + 2·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θ₁</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 (θ₁ - θ₂)] + M₁·g · L₁·</m:t>
          </m:r>
          <m:r>
            <w:rPr>
              <w:rFonts w:ascii="Cambria Math" w:hAnsi="Cambria Math"/>
              <w:sz w:val="20"/>
              <w:szCs w:val="20"/>
              <w:lang w:bidi="he-IL"/>
            </w:rPr>
            <m:t xml:space="preserve"> cos (θ</m:t>
          </m:r>
          <m:r>
            <w:rPr>
              <w:rFonts w:ascii="Cambria Math" w:eastAsiaTheme="minorEastAsia" w:hAnsi="Cambria Math"/>
              <w:sz w:val="20"/>
              <w:szCs w:val="20"/>
              <w:lang w:bidi="he-IL"/>
            </w:rPr>
            <m:t>₁</m:t>
          </m:r>
          <m:r>
            <w:rPr>
              <w:rFonts w:ascii="Cambria Math" w:hAnsi="Cambria Math"/>
              <w:sz w:val="20"/>
              <w:szCs w:val="20"/>
              <w:lang w:bidi="he-IL"/>
            </w:rPr>
            <m:t xml:space="preserve">) </m:t>
          </m:r>
          <m:r>
            <w:rPr>
              <w:rFonts w:ascii="Cambria Math" w:eastAsiaTheme="minorEastAsia" w:hAnsi="Cambria Math"/>
              <w:sz w:val="20"/>
              <w:szCs w:val="20"/>
              <w:lang w:bidi="he-IL"/>
            </w:rPr>
            <m:t>+ M₂·g·(L₁·</m:t>
          </m:r>
          <m:r>
            <w:rPr>
              <w:rFonts w:ascii="Cambria Math" w:hAnsi="Cambria Math"/>
              <w:sz w:val="20"/>
              <w:szCs w:val="20"/>
              <w:lang w:bidi="he-IL"/>
            </w:rPr>
            <m:t xml:space="preserve"> cos (θ</m:t>
          </m:r>
          <m:r>
            <w:rPr>
              <w:rFonts w:ascii="Cambria Math" w:eastAsiaTheme="minorEastAsia" w:hAnsi="Cambria Math"/>
              <w:sz w:val="20"/>
              <w:szCs w:val="20"/>
              <w:lang w:bidi="he-IL"/>
            </w:rPr>
            <m:t>₁</m:t>
          </m:r>
          <m:r>
            <w:rPr>
              <w:rFonts w:ascii="Cambria Math" w:hAnsi="Cambria Math"/>
              <w:sz w:val="20"/>
              <w:szCs w:val="20"/>
              <w:lang w:bidi="he-IL"/>
            </w:rPr>
            <m:t>) + L</m:t>
          </m:r>
          <m:r>
            <w:rPr>
              <w:rFonts w:ascii="Cambria Math" w:eastAsiaTheme="minorEastAsia" w:hAnsi="Cambria Math"/>
              <w:sz w:val="20"/>
              <w:szCs w:val="20"/>
              <w:lang w:bidi="he-IL"/>
            </w:rPr>
            <m:t>₂·</m:t>
          </m:r>
          <m:r>
            <w:rPr>
              <w:rFonts w:ascii="Cambria Math" w:hAnsi="Cambria Math"/>
              <w:sz w:val="20"/>
              <w:szCs w:val="20"/>
              <w:lang w:bidi="he-IL"/>
            </w:rPr>
            <m:t xml:space="preserve"> cos (θ</m:t>
          </m:r>
          <m:r>
            <w:rPr>
              <w:rFonts w:ascii="Cambria Math" w:eastAsiaTheme="minorEastAsia" w:hAnsi="Cambria Math"/>
              <w:sz w:val="20"/>
              <w:szCs w:val="20"/>
              <w:lang w:bidi="he-IL"/>
            </w:rPr>
            <m:t>₂</m:t>
          </m:r>
          <m:r>
            <w:rPr>
              <w:rFonts w:ascii="Cambria Math" w:hAnsi="Cambria Math"/>
              <w:sz w:val="20"/>
              <w:szCs w:val="20"/>
              <w:lang w:bidi="he-IL"/>
            </w:rPr>
            <m:t>)</m:t>
          </m:r>
          <m:r>
            <m:rPr>
              <m:sty m:val="p"/>
            </m:rPr>
            <w:rPr>
              <w:rFonts w:ascii="Cambria Math" w:eastAsiaTheme="minorEastAsia" w:hAnsi="Cambria Math"/>
              <w:sz w:val="20"/>
              <w:szCs w:val="20"/>
              <w:lang w:bidi="he-IL"/>
            </w:rPr>
            <w:br/>
          </m:r>
        </m:oMath>
      </m:oMathPara>
    </w:p>
    <w:p w14:paraId="1B42A8FB" w14:textId="3D61356F" w:rsidR="00EB2690" w:rsidRDefault="00EB2690" w:rsidP="00EB2690">
      <w:pPr>
        <w:bidi/>
        <w:rPr>
          <w:sz w:val="28"/>
          <w:szCs w:val="28"/>
        </w:rPr>
      </w:pPr>
      <w:r w:rsidRPr="00EB2690">
        <w:rPr>
          <w:rFonts w:cs="Arial" w:hint="cs"/>
          <w:sz w:val="28"/>
          <w:szCs w:val="28"/>
          <w:rtl/>
          <w:lang w:bidi="he-IL"/>
        </w:rPr>
        <w:t>כעת</w:t>
      </w:r>
      <w:r w:rsidRPr="00EB2690">
        <w:rPr>
          <w:rFonts w:cs="Arial"/>
          <w:sz w:val="28"/>
          <w:szCs w:val="28"/>
          <w:rtl/>
          <w:lang w:bidi="he-IL"/>
        </w:rPr>
        <w:t xml:space="preserve"> </w:t>
      </w:r>
      <w:r w:rsidRPr="00EB2690">
        <w:rPr>
          <w:rFonts w:cs="Arial" w:hint="cs"/>
          <w:sz w:val="28"/>
          <w:szCs w:val="28"/>
          <w:rtl/>
          <w:lang w:bidi="he-IL"/>
        </w:rPr>
        <w:t>עלינו</w:t>
      </w:r>
      <w:r w:rsidRPr="00EB2690">
        <w:rPr>
          <w:rFonts w:cs="Arial"/>
          <w:sz w:val="28"/>
          <w:szCs w:val="28"/>
          <w:rtl/>
          <w:lang w:bidi="he-IL"/>
        </w:rPr>
        <w:t xml:space="preserve"> </w:t>
      </w:r>
      <w:r w:rsidRPr="00EB2690">
        <w:rPr>
          <w:rFonts w:cs="Arial" w:hint="cs"/>
          <w:sz w:val="28"/>
          <w:szCs w:val="28"/>
          <w:rtl/>
          <w:lang w:bidi="he-IL"/>
        </w:rPr>
        <w:t>לפתור</w:t>
      </w:r>
      <w:r w:rsidRPr="00EB2690">
        <w:rPr>
          <w:rFonts w:cs="Arial"/>
          <w:sz w:val="28"/>
          <w:szCs w:val="28"/>
          <w:rtl/>
          <w:lang w:bidi="he-IL"/>
        </w:rPr>
        <w:t xml:space="preserve"> </w:t>
      </w:r>
      <w:r w:rsidRPr="00EB2690">
        <w:rPr>
          <w:rFonts w:cs="Arial" w:hint="cs"/>
          <w:sz w:val="28"/>
          <w:szCs w:val="28"/>
          <w:rtl/>
          <w:lang w:bidi="he-IL"/>
        </w:rPr>
        <w:t>את</w:t>
      </w:r>
      <w:r w:rsidRPr="00EB2690">
        <w:rPr>
          <w:rFonts w:cs="Arial"/>
          <w:sz w:val="28"/>
          <w:szCs w:val="28"/>
          <w:rtl/>
          <w:lang w:bidi="he-IL"/>
        </w:rPr>
        <w:t xml:space="preserve"> </w:t>
      </w:r>
      <w:r w:rsidRPr="00EB2690">
        <w:rPr>
          <w:rFonts w:cs="Arial" w:hint="cs"/>
          <w:sz w:val="28"/>
          <w:szCs w:val="28"/>
          <w:rtl/>
          <w:lang w:bidi="he-IL"/>
        </w:rPr>
        <w:t>משוואת</w:t>
      </w:r>
      <w:r w:rsidRPr="00EB2690">
        <w:rPr>
          <w:rFonts w:cs="Arial"/>
          <w:sz w:val="28"/>
          <w:szCs w:val="28"/>
          <w:rtl/>
          <w:lang w:bidi="he-IL"/>
        </w:rPr>
        <w:t xml:space="preserve"> </w:t>
      </w:r>
      <w:r w:rsidRPr="00EB2690">
        <w:rPr>
          <w:rFonts w:cs="Arial" w:hint="cs"/>
          <w:sz w:val="28"/>
          <w:szCs w:val="28"/>
          <w:rtl/>
          <w:lang w:bidi="he-IL"/>
        </w:rPr>
        <w:t>אוילר</w:t>
      </w:r>
      <w:r w:rsidRPr="00EB2690">
        <w:rPr>
          <w:rFonts w:cs="Arial"/>
          <w:sz w:val="28"/>
          <w:szCs w:val="28"/>
          <w:rtl/>
          <w:lang w:bidi="he-IL"/>
        </w:rPr>
        <w:t>-</w:t>
      </w:r>
      <w:r w:rsidRPr="00EB2690">
        <w:rPr>
          <w:rFonts w:cs="Arial" w:hint="cs"/>
          <w:sz w:val="28"/>
          <w:szCs w:val="28"/>
          <w:rtl/>
          <w:lang w:bidi="he-IL"/>
        </w:rPr>
        <w:t>לגראנז</w:t>
      </w:r>
      <w:r w:rsidRPr="00EB2690">
        <w:rPr>
          <w:rFonts w:cs="Arial"/>
          <w:sz w:val="28"/>
          <w:szCs w:val="28"/>
          <w:rtl/>
          <w:lang w:bidi="he-IL"/>
        </w:rPr>
        <w:t xml:space="preserve">' </w:t>
      </w:r>
      <w:r w:rsidRPr="00EB2690">
        <w:rPr>
          <w:rFonts w:cs="Arial" w:hint="cs"/>
          <w:sz w:val="28"/>
          <w:szCs w:val="28"/>
          <w:rtl/>
          <w:lang w:bidi="he-IL"/>
        </w:rPr>
        <w:t>עבור</w:t>
      </w:r>
      <w:r w:rsidRPr="00EB2690">
        <w:rPr>
          <w:rFonts w:cs="Arial"/>
          <w:sz w:val="28"/>
          <w:szCs w:val="28"/>
          <w:rtl/>
          <w:lang w:bidi="he-IL"/>
        </w:rPr>
        <w:t xml:space="preserve"> </w:t>
      </w:r>
      <w:r w:rsidRPr="00546830">
        <w:rPr>
          <w:rFonts w:eastAsiaTheme="minorEastAsia"/>
          <w:sz w:val="28"/>
          <w:szCs w:val="28"/>
          <w:lang w:bidi="he-IL"/>
        </w:rPr>
        <w:t>θ₁</w:t>
      </w:r>
      <w:r w:rsidRPr="00EB2690">
        <w:rPr>
          <w:rFonts w:cs="Arial"/>
          <w:sz w:val="28"/>
          <w:szCs w:val="28"/>
          <w:rtl/>
          <w:lang w:bidi="he-IL"/>
        </w:rPr>
        <w:t xml:space="preserve"> </w:t>
      </w:r>
      <w:r w:rsidRPr="00EB2690">
        <w:rPr>
          <w:rFonts w:cs="Arial" w:hint="cs"/>
          <w:sz w:val="28"/>
          <w:szCs w:val="28"/>
          <w:rtl/>
          <w:lang w:bidi="he-IL"/>
        </w:rPr>
        <w:t>וגם</w:t>
      </w:r>
      <w:r w:rsidRPr="00EB2690">
        <w:rPr>
          <w:rFonts w:cs="Arial"/>
          <w:sz w:val="28"/>
          <w:szCs w:val="28"/>
          <w:rtl/>
          <w:lang w:bidi="he-IL"/>
        </w:rPr>
        <w:t xml:space="preserve"> </w:t>
      </w:r>
      <w:r w:rsidRPr="00EB2690">
        <w:rPr>
          <w:rFonts w:cs="Arial" w:hint="cs"/>
          <w:sz w:val="28"/>
          <w:szCs w:val="28"/>
          <w:rtl/>
          <w:lang w:bidi="he-IL"/>
        </w:rPr>
        <w:t>עבור</w:t>
      </w:r>
      <w:del w:id="3" w:author="Guy Raz" w:date="2025-07-07T13:45:00Z" w16du:dateUtc="2025-07-07T10:45:00Z">
        <w:r w:rsidRPr="00EB2690" w:rsidDel="00A8750C">
          <w:rPr>
            <w:rFonts w:cs="Arial"/>
            <w:sz w:val="28"/>
            <w:szCs w:val="28"/>
            <w:rtl/>
            <w:lang w:bidi="he-IL"/>
          </w:rPr>
          <w:delText xml:space="preserve"> </w:delText>
        </w:r>
        <w:r w:rsidRPr="00EB2690" w:rsidDel="00A8750C">
          <w:rPr>
            <w:rFonts w:cs="Arial" w:hint="cs"/>
            <w:sz w:val="28"/>
            <w:szCs w:val="28"/>
            <w:rtl/>
            <w:lang w:bidi="he-IL"/>
          </w:rPr>
          <w:delText>תטא</w:delText>
        </w:r>
        <w:r w:rsidRPr="00EB2690" w:rsidDel="00A8750C">
          <w:rPr>
            <w:rFonts w:cs="Arial"/>
            <w:sz w:val="28"/>
            <w:szCs w:val="28"/>
            <w:rtl/>
            <w:lang w:bidi="he-IL"/>
          </w:rPr>
          <w:delText xml:space="preserve"> </w:delText>
        </w:r>
      </w:del>
      <w:r>
        <w:rPr>
          <w:rFonts w:cs="Arial"/>
          <w:sz w:val="28"/>
          <w:szCs w:val="28"/>
          <w:lang w:bidi="he-IL"/>
        </w:rPr>
        <w:t>:</w:t>
      </w:r>
      <w:r w:rsidRPr="00546830">
        <w:rPr>
          <w:rFonts w:eastAsiaTheme="minorEastAsia"/>
          <w:sz w:val="28"/>
          <w:szCs w:val="28"/>
          <w:lang w:bidi="he-IL"/>
        </w:rPr>
        <w:t>θ₂</w:t>
      </w:r>
      <w:r w:rsidRPr="00EB2690">
        <w:rPr>
          <w:sz w:val="28"/>
          <w:szCs w:val="28"/>
        </w:rPr>
        <w:t xml:space="preserve"> </w:t>
      </w:r>
    </w:p>
    <w:p w14:paraId="5979C043" w14:textId="58A89F5D" w:rsidR="002735B8" w:rsidRDefault="00000000" w:rsidP="009E7136">
      <w:pPr>
        <w:rPr>
          <w:sz w:val="28"/>
          <w:szCs w:val="28"/>
          <w:lang w:bidi="he-IL"/>
        </w:rPr>
      </w:pPr>
      <m:oMathPara>
        <m:oMath>
          <m:f>
            <m:fPr>
              <m:ctrlPr>
                <w:rPr>
                  <w:rFonts w:ascii="Cambria Math" w:hAnsi="Cambria Math"/>
                  <w:i/>
                  <w:sz w:val="28"/>
                  <w:szCs w:val="28"/>
                  <w:lang w:bidi="he-IL"/>
                </w:rPr>
              </m:ctrlPr>
            </m:fPr>
            <m:num>
              <m:r>
                <w:rPr>
                  <w:rFonts w:ascii="Cambria Math" w:hAnsi="Cambria Math"/>
                  <w:sz w:val="28"/>
                  <w:szCs w:val="28"/>
                  <w:lang w:bidi="he-IL"/>
                </w:rPr>
                <m:t>∂</m:t>
              </m:r>
              <m:r>
                <m:rPr>
                  <m:scr m:val="script"/>
                </m:rPr>
                <w:rPr>
                  <w:rFonts w:ascii="Cambria Math" w:hAnsi="Cambria Math" w:cs="Cambria Math"/>
                  <w:sz w:val="28"/>
                  <w:szCs w:val="28"/>
                  <w:lang w:bidi="he-IL"/>
                </w:rPr>
                <m:t>L</m:t>
              </m:r>
            </m:num>
            <m:den>
              <m:r>
                <w:rPr>
                  <w:rFonts w:ascii="Cambria Math" w:hAnsi="Cambria Math"/>
                  <w:sz w:val="28"/>
                  <w:szCs w:val="28"/>
                  <w:lang w:bidi="he-IL"/>
                </w:rPr>
                <m:t>∂θ</m:t>
              </m:r>
            </m:den>
          </m:f>
          <m:r>
            <w:rPr>
              <w:rFonts w:ascii="Cambria Math" w:hAnsi="Cambria Math"/>
              <w:sz w:val="28"/>
              <w:szCs w:val="28"/>
              <w:lang w:bidi="he-IL"/>
            </w:rPr>
            <m:t xml:space="preserve"> -</m:t>
          </m:r>
          <m:f>
            <m:fPr>
              <m:ctrlPr>
                <w:rPr>
                  <w:rFonts w:ascii="Cambria Math" w:hAnsi="Cambria Math"/>
                  <w:i/>
                  <w:sz w:val="28"/>
                  <w:szCs w:val="28"/>
                  <w:lang w:bidi="he-IL"/>
                </w:rPr>
              </m:ctrlPr>
            </m:fPr>
            <m:num>
              <m:r>
                <w:rPr>
                  <w:rFonts w:ascii="Cambria Math" w:hAnsi="Cambria Math"/>
                  <w:sz w:val="28"/>
                  <w:szCs w:val="28"/>
                  <w:lang w:bidi="he-IL"/>
                </w:rPr>
                <m:t>d</m:t>
              </m:r>
            </m:num>
            <m:den>
              <m:r>
                <w:rPr>
                  <w:rFonts w:ascii="Cambria Math" w:hAnsi="Cambria Math"/>
                  <w:sz w:val="28"/>
                  <w:szCs w:val="28"/>
                  <w:lang w:bidi="he-IL"/>
                </w:rPr>
                <m:t>dt</m:t>
              </m:r>
            </m:den>
          </m:f>
          <m:f>
            <m:fPr>
              <m:ctrlPr>
                <w:rPr>
                  <w:rFonts w:ascii="Cambria Math" w:eastAsiaTheme="minorEastAsia" w:hAnsi="Cambria Math"/>
                  <w:i/>
                  <w:sz w:val="28"/>
                  <w:szCs w:val="28"/>
                  <w:lang w:bidi="he-IL"/>
                </w:rPr>
              </m:ctrlPr>
            </m:fPr>
            <m:num>
              <m:r>
                <w:rPr>
                  <w:rFonts w:ascii="Cambria Math" w:eastAsiaTheme="minorEastAsia" w:hAnsi="Cambria Math"/>
                  <w:sz w:val="28"/>
                  <w:szCs w:val="28"/>
                  <w:lang w:bidi="he-IL"/>
                </w:rPr>
                <m:t>∂L</m:t>
              </m:r>
            </m:num>
            <m:den>
              <m:r>
                <w:rPr>
                  <w:rFonts w:ascii="Cambria Math" w:eastAsiaTheme="minorEastAsia" w:hAnsi="Cambria Math"/>
                  <w:sz w:val="28"/>
                  <w:szCs w:val="28"/>
                  <w:lang w:bidi="he-IL"/>
                </w:rPr>
                <m:t>∂</m:t>
              </m:r>
              <m:acc>
                <m:accPr>
                  <m:chr m:val="̇"/>
                  <m:ctrlPr>
                    <w:rPr>
                      <w:rFonts w:ascii="Cambria Math" w:hAnsi="Cambria Math"/>
                      <w:i/>
                      <w:sz w:val="28"/>
                      <w:szCs w:val="28"/>
                      <w:lang w:bidi="he-IL"/>
                    </w:rPr>
                  </m:ctrlPr>
                </m:accPr>
                <m:e>
                  <m:r>
                    <w:rPr>
                      <w:rFonts w:ascii="Cambria Math" w:hAnsi="Cambria Math"/>
                      <w:sz w:val="28"/>
                      <w:szCs w:val="28"/>
                      <w:lang w:bidi="he-IL"/>
                    </w:rPr>
                    <m:t>θ</m:t>
                  </m:r>
                </m:e>
              </m:acc>
            </m:den>
          </m:f>
          <m:r>
            <w:rPr>
              <w:rFonts w:ascii="Cambria Math" w:hAnsi="Cambria Math"/>
              <w:sz w:val="28"/>
              <w:szCs w:val="28"/>
              <w:lang w:bidi="ar-LB"/>
            </w:rPr>
            <m:t xml:space="preserve"> =</m:t>
          </m:r>
          <m:r>
            <w:rPr>
              <w:rFonts w:ascii="Cambria Math" w:hAnsi="Cambria Math"/>
              <w:sz w:val="28"/>
              <w:szCs w:val="28"/>
              <w:lang w:bidi="he-IL"/>
            </w:rPr>
            <m:t xml:space="preserve"> 0</m:t>
          </m:r>
        </m:oMath>
      </m:oMathPara>
    </w:p>
    <w:p w14:paraId="7141645E" w14:textId="783FBDC5" w:rsidR="00C45DF4" w:rsidRDefault="00C45DF4" w:rsidP="009E7136">
      <w:pPr>
        <w:rPr>
          <w:sz w:val="28"/>
          <w:szCs w:val="28"/>
          <w:lang w:bidi="he-IL"/>
        </w:rPr>
      </w:pPr>
    </w:p>
    <w:p w14:paraId="34E98578" w14:textId="56D5A3F1" w:rsidR="00EB2690" w:rsidRDefault="00EB2690" w:rsidP="00EB2690">
      <w:pPr>
        <w:bidi/>
        <w:rPr>
          <w:sz w:val="28"/>
          <w:szCs w:val="28"/>
        </w:rPr>
      </w:pPr>
      <w:r w:rsidRPr="00EB2690">
        <w:rPr>
          <w:rFonts w:cs="Arial" w:hint="cs"/>
          <w:sz w:val="28"/>
          <w:szCs w:val="28"/>
          <w:rtl/>
          <w:lang w:bidi="he-IL"/>
        </w:rPr>
        <w:t>עבור</w:t>
      </w:r>
      <w:r w:rsidRPr="00EB2690">
        <w:rPr>
          <w:rFonts w:cs="Arial"/>
          <w:sz w:val="28"/>
          <w:szCs w:val="28"/>
          <w:rtl/>
          <w:lang w:bidi="he-IL"/>
        </w:rPr>
        <w:t xml:space="preserve"> </w:t>
      </w:r>
      <w:r w:rsidR="007A21BD" w:rsidRPr="00546830">
        <w:rPr>
          <w:rFonts w:eastAsiaTheme="minorEastAsia"/>
          <w:sz w:val="28"/>
          <w:szCs w:val="28"/>
          <w:lang w:bidi="he-IL"/>
        </w:rPr>
        <w:t>θ₁</w:t>
      </w:r>
      <w:r w:rsidR="007A21BD" w:rsidRPr="00EB2690">
        <w:rPr>
          <w:rFonts w:cs="Arial"/>
          <w:sz w:val="28"/>
          <w:szCs w:val="28"/>
          <w:rtl/>
          <w:lang w:bidi="he-IL"/>
        </w:rPr>
        <w:t xml:space="preserve"> </w:t>
      </w:r>
      <w:r w:rsidRPr="00EB2690">
        <w:rPr>
          <w:rFonts w:cs="Arial" w:hint="cs"/>
          <w:sz w:val="28"/>
          <w:szCs w:val="28"/>
          <w:rtl/>
          <w:lang w:bidi="he-IL"/>
        </w:rPr>
        <w:t>נקבל</w:t>
      </w:r>
      <w:r w:rsidRPr="00EB2690">
        <w:rPr>
          <w:sz w:val="28"/>
          <w:szCs w:val="28"/>
        </w:rPr>
        <w:t>:</w:t>
      </w:r>
    </w:p>
    <w:p w14:paraId="3ECAF97D" w14:textId="1416648F" w:rsidR="002735B8" w:rsidRPr="00623BEE" w:rsidRDefault="00000000" w:rsidP="00D72185">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num>
            <m:den>
              <m:r>
                <w:rPr>
                  <w:rFonts w:ascii="Cambria Math" w:hAnsi="Cambria Math"/>
                  <w:sz w:val="20"/>
                  <w:szCs w:val="20"/>
                  <w:lang w:bidi="he-IL"/>
                </w:rPr>
                <m:t>∂θ</m:t>
              </m:r>
              <m:r>
                <w:rPr>
                  <w:rFonts w:ascii="Cambria Math" w:eastAsiaTheme="minorEastAsia" w:hAnsi="Cambria Math"/>
                  <w:sz w:val="20"/>
                  <w:szCs w:val="20"/>
                  <w:lang w:bidi="he-IL"/>
                </w:rPr>
                <m:t>₁</m:t>
              </m:r>
            </m:den>
          </m:f>
          <m:r>
            <w:rPr>
              <w:rFonts w:ascii="Cambria Math" w:hAnsi="Cambria Math"/>
              <w:sz w:val="20"/>
              <w:szCs w:val="20"/>
              <w:lang w:bidi="he-IL"/>
            </w:rPr>
            <m:t>=</m:t>
          </m:r>
          <m:f>
            <m:fPr>
              <m:ctrlPr>
                <w:rPr>
                  <w:rFonts w:ascii="Cambria Math" w:hAnsi="Cambria Math"/>
                  <w:i/>
                  <w:sz w:val="20"/>
                  <w:szCs w:val="20"/>
                  <w:lang w:bidi="he-IL"/>
                </w:rPr>
              </m:ctrlPr>
            </m:fPr>
            <m:num>
              <m:r>
                <w:rPr>
                  <w:rFonts w:ascii="Cambria Math" w:hAnsi="Cambria Math"/>
                  <w:sz w:val="20"/>
                  <w:szCs w:val="20"/>
                  <w:lang w:bidi="he-IL"/>
                </w:rPr>
                <m:t>1</m:t>
              </m:r>
            </m:num>
            <m:den>
              <m:r>
                <w:rPr>
                  <w:rFonts w:ascii="Cambria Math" w:hAnsi="Cambria Math"/>
                  <w:sz w:val="20"/>
                  <w:szCs w:val="20"/>
                  <w:lang w:bidi="he-IL"/>
                </w:rPr>
                <m:t>2</m:t>
              </m:r>
            </m:den>
          </m:f>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r>
            <w:rPr>
              <w:rFonts w:ascii="Cambria Math" w:eastAsiaTheme="minorEastAsia" w:hAnsi="Cambria Math"/>
              <w:sz w:val="20"/>
              <w:szCs w:val="20"/>
              <w:lang w:bidi="he-IL"/>
            </w:rPr>
            <m:t>-M₁·g·L₁·sin</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θ₁</m:t>
              </m:r>
            </m:e>
          </m:d>
          <m:r>
            <w:rPr>
              <w:rFonts w:ascii="Cambria Math" w:eastAsiaTheme="minorEastAsia" w:hAnsi="Cambria Math"/>
              <w:sz w:val="20"/>
              <w:szCs w:val="20"/>
              <w:lang w:bidi="he-IL"/>
            </w:rPr>
            <m:t>-M₂·g·L₁·sin</m:t>
          </m:r>
          <m:d>
            <m:dPr>
              <m:ctrlPr>
                <w:rPr>
                  <w:rFonts w:ascii="Cambria Math" w:eastAsiaTheme="minorEastAsia" w:hAnsi="Cambria Math"/>
                  <w:i/>
                  <w:sz w:val="20"/>
                  <w:szCs w:val="20"/>
                  <w:lang w:bidi="he-IL"/>
                </w:rPr>
              </m:ctrlPr>
            </m:dPr>
            <m:e>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e>
          </m:d>
        </m:oMath>
      </m:oMathPara>
    </w:p>
    <w:p w14:paraId="3185D5AA" w14:textId="29F8E080" w:rsidR="00A31FFD" w:rsidRDefault="00A31FFD" w:rsidP="00A31FFD">
      <w:pPr>
        <w:rPr>
          <w:sz w:val="28"/>
          <w:szCs w:val="28"/>
          <w:lang w:bidi="he-IL"/>
        </w:rPr>
      </w:pPr>
    </w:p>
    <w:p w14:paraId="56D7E9A5" w14:textId="3671E247" w:rsidR="007A21BD" w:rsidRPr="00623BEE" w:rsidRDefault="007A21BD" w:rsidP="007A21BD">
      <w:pPr>
        <w:bidi/>
        <w:rPr>
          <w:rFonts w:cs="Arial"/>
          <w:sz w:val="20"/>
          <w:szCs w:val="20"/>
          <w:lang w:bidi="he-IL"/>
        </w:rPr>
      </w:pPr>
      <w:r w:rsidRPr="007A21BD">
        <w:rPr>
          <w:rFonts w:cs="Arial" w:hint="cs"/>
          <w:sz w:val="28"/>
          <w:szCs w:val="28"/>
          <w:rtl/>
          <w:lang w:bidi="he-IL"/>
        </w:rPr>
        <w:t>אשר</w:t>
      </w:r>
      <w:r w:rsidRPr="007A21BD">
        <w:rPr>
          <w:rFonts w:cs="Arial"/>
          <w:sz w:val="28"/>
          <w:szCs w:val="28"/>
          <w:rtl/>
          <w:lang w:bidi="he-IL"/>
        </w:rPr>
        <w:t xml:space="preserve"> </w:t>
      </w:r>
      <w:r w:rsidRPr="007A21BD">
        <w:rPr>
          <w:rFonts w:cs="Arial" w:hint="cs"/>
          <w:sz w:val="28"/>
          <w:szCs w:val="28"/>
          <w:rtl/>
          <w:lang w:bidi="he-IL"/>
        </w:rPr>
        <w:t>אנו</w:t>
      </w:r>
      <w:r w:rsidRPr="007A21BD">
        <w:rPr>
          <w:rFonts w:cs="Arial"/>
          <w:sz w:val="28"/>
          <w:szCs w:val="28"/>
          <w:rtl/>
          <w:lang w:bidi="he-IL"/>
        </w:rPr>
        <w:t xml:space="preserve"> </w:t>
      </w:r>
      <w:r w:rsidRPr="007A21BD">
        <w:rPr>
          <w:rFonts w:cs="Arial" w:hint="cs"/>
          <w:sz w:val="28"/>
          <w:szCs w:val="28"/>
          <w:rtl/>
          <w:lang w:bidi="he-IL"/>
        </w:rPr>
        <w:t>מפשטים</w:t>
      </w:r>
      <w:r w:rsidRPr="007A21BD">
        <w:rPr>
          <w:rFonts w:cs="Arial"/>
          <w:sz w:val="28"/>
          <w:szCs w:val="28"/>
          <w:rtl/>
          <w:lang w:bidi="he-IL"/>
        </w:rPr>
        <w:t xml:space="preserve"> </w:t>
      </w:r>
      <w:r w:rsidRPr="007A21BD">
        <w:rPr>
          <w:rFonts w:cs="Arial" w:hint="cs"/>
          <w:sz w:val="28"/>
          <w:szCs w:val="28"/>
          <w:rtl/>
          <w:lang w:bidi="he-IL"/>
        </w:rPr>
        <w:t>ל</w:t>
      </w:r>
      <w:r>
        <w:rPr>
          <w:rFonts w:cs="Arial"/>
          <w:sz w:val="28"/>
          <w:szCs w:val="28"/>
          <w:lang w:bidi="he-IL"/>
        </w:rPr>
        <w:t>:</w:t>
      </w:r>
    </w:p>
    <w:p w14:paraId="677EDF50" w14:textId="62B9F122" w:rsidR="002735B8"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num>
            <m:den>
              <m:r>
                <w:rPr>
                  <w:rFonts w:ascii="Cambria Math" w:hAnsi="Cambria Math"/>
                  <w:sz w:val="20"/>
                  <w:szCs w:val="20"/>
                  <w:lang w:bidi="he-IL"/>
                </w:rPr>
                <m:t>∂θ</m:t>
              </m:r>
              <m:r>
                <w:rPr>
                  <w:rFonts w:ascii="Cambria Math" w:eastAsiaTheme="minorEastAsia" w:hAnsi="Cambria Math"/>
                  <w:sz w:val="20"/>
                  <w:szCs w:val="20"/>
                  <w:lang w:bidi="he-IL"/>
                </w:rPr>
                <m:t>₁</m:t>
              </m:r>
            </m:den>
          </m:f>
          <m:r>
            <w:rPr>
              <w:rFonts w:ascii="Cambria Math" w:hAnsi="Cambria Math"/>
              <w:sz w:val="20"/>
              <w:szCs w:val="20"/>
              <w:lang w:bidi="he-IL"/>
            </w:rPr>
            <m:t>=</m:t>
          </m:r>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oMath>
      </m:oMathPara>
    </w:p>
    <w:p w14:paraId="658AC749" w14:textId="64402676" w:rsidR="00A31FFD" w:rsidRDefault="00A31FFD" w:rsidP="00A31FFD">
      <w:pPr>
        <w:rPr>
          <w:sz w:val="28"/>
          <w:szCs w:val="28"/>
          <w:lang w:bidi="he-IL"/>
        </w:rPr>
      </w:pPr>
    </w:p>
    <w:p w14:paraId="127587BC" w14:textId="77777777" w:rsidR="007A21BD" w:rsidRDefault="007A21BD" w:rsidP="007A21BD">
      <w:pPr>
        <w:bidi/>
        <w:rPr>
          <w:sz w:val="28"/>
          <w:szCs w:val="28"/>
          <w:rtl/>
        </w:rPr>
      </w:pPr>
      <w:r w:rsidRPr="007A21BD">
        <w:rPr>
          <w:rFonts w:cs="Arial" w:hint="cs"/>
          <w:sz w:val="28"/>
          <w:szCs w:val="28"/>
          <w:rtl/>
          <w:lang w:bidi="he-IL"/>
        </w:rPr>
        <w:t>ועכשיו</w:t>
      </w:r>
      <w:r w:rsidRPr="007A21BD">
        <w:rPr>
          <w:rFonts w:cs="Arial"/>
          <w:sz w:val="28"/>
          <w:szCs w:val="28"/>
          <w:rtl/>
          <w:lang w:bidi="he-IL"/>
        </w:rPr>
        <w:t xml:space="preserve"> </w:t>
      </w:r>
      <w:r w:rsidRPr="007A21BD">
        <w:rPr>
          <w:rFonts w:cs="Arial" w:hint="cs"/>
          <w:sz w:val="28"/>
          <w:szCs w:val="28"/>
          <w:rtl/>
          <w:lang w:bidi="he-IL"/>
        </w:rPr>
        <w:t>לשני</w:t>
      </w:r>
      <w:r w:rsidRPr="007A21BD">
        <w:rPr>
          <w:sz w:val="28"/>
          <w:szCs w:val="28"/>
        </w:rPr>
        <w:t>:</w:t>
      </w:r>
    </w:p>
    <w:p w14:paraId="63D8DA2A" w14:textId="7046A558" w:rsidR="009E7136" w:rsidRPr="00623BEE" w:rsidRDefault="00000000" w:rsidP="00341D13">
      <w:pPr>
        <w:rPr>
          <w:rFonts w:eastAsiaTheme="minorEastAsia"/>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570322E3" w14:textId="2E5E3D67" w:rsidR="007A21BD" w:rsidRDefault="007A21BD" w:rsidP="007A21BD">
      <w:pPr>
        <w:bidi/>
        <w:rPr>
          <w:rFonts w:cs="Arial"/>
          <w:sz w:val="28"/>
          <w:szCs w:val="28"/>
          <w:lang w:bidi="he-IL"/>
        </w:rPr>
      </w:pPr>
      <w:r w:rsidRPr="007A21BD">
        <w:rPr>
          <w:rFonts w:cs="Arial" w:hint="cs"/>
          <w:sz w:val="28"/>
          <w:szCs w:val="28"/>
          <w:rtl/>
          <w:lang w:bidi="he-IL"/>
        </w:rPr>
        <w:t>שמפשט</w:t>
      </w:r>
      <w:r w:rsidRPr="007A21BD">
        <w:rPr>
          <w:rFonts w:cs="Arial"/>
          <w:sz w:val="28"/>
          <w:szCs w:val="28"/>
          <w:rtl/>
          <w:lang w:bidi="he-IL"/>
        </w:rPr>
        <w:t xml:space="preserve"> </w:t>
      </w:r>
      <w:r w:rsidRPr="007A21BD">
        <w:rPr>
          <w:rFonts w:cs="Arial" w:hint="cs"/>
          <w:sz w:val="28"/>
          <w:szCs w:val="28"/>
          <w:rtl/>
          <w:lang w:bidi="he-IL"/>
        </w:rPr>
        <w:t>ל</w:t>
      </w:r>
      <w:r>
        <w:rPr>
          <w:rFonts w:cs="Arial"/>
          <w:sz w:val="28"/>
          <w:szCs w:val="28"/>
          <w:lang w:bidi="he-IL"/>
        </w:rPr>
        <w:t>:</w:t>
      </w:r>
    </w:p>
    <w:p w14:paraId="0367423D" w14:textId="24601FA1" w:rsidR="002735B8"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acc>
                <m:accPr>
                  <m:chr m:val="̇"/>
                  <m:ctrlPr>
                    <w:rPr>
                      <w:rFonts w:ascii="Cambria Math" w:hAnsi="Cambria Math"/>
                      <w:i/>
                      <w:sz w:val="20"/>
                      <w:szCs w:val="20"/>
                      <w:lang w:bidi="he-IL"/>
                    </w:rPr>
                  </m:ctrlPr>
                </m:accPr>
                <m:e>
                  <m:sSup>
                    <m:sSupPr>
                      <m:ctrlPr>
                        <w:rPr>
                          <w:rFonts w:ascii="Cambria Math" w:eastAsiaTheme="minorEastAsia" w:hAnsi="Cambria Math"/>
                          <w:i/>
                          <w:sz w:val="20"/>
                          <w:szCs w:val="20"/>
                          <w:lang w:bidi="he-IL"/>
                        </w:rPr>
                      </m:ctrlPr>
                    </m:sSupPr>
                    <m:e>
                      <m:r>
                        <w:rPr>
                          <w:rFonts w:ascii="Cambria Math" w:hAnsi="Cambria Math"/>
                          <w:sz w:val="20"/>
                          <w:szCs w:val="20"/>
                          <w:lang w:bidi="he-IL"/>
                        </w:rPr>
                        <m:t>θ</m:t>
                      </m:r>
                      <m:ctrlPr>
                        <w:rPr>
                          <w:rFonts w:ascii="Cambria Math" w:hAnsi="Cambria Math"/>
                          <w:i/>
                          <w:sz w:val="20"/>
                          <w:szCs w:val="20"/>
                          <w:lang w:bidi="he-IL"/>
                        </w:rPr>
                      </m:ctrlPr>
                    </m:e>
                    <m:sup>
                      <m:r>
                        <w:rPr>
                          <w:rFonts w:ascii="Cambria Math" w:eastAsiaTheme="minorEastAsia" w:hAnsi="Cambria Math"/>
                          <w:sz w:val="20"/>
                          <w:szCs w:val="20"/>
                          <w:lang w:bidi="he-IL"/>
                        </w:rPr>
                        <m:t>1</m:t>
                      </m:r>
                    </m:sup>
                  </m:sSup>
                </m:e>
              </m:acc>
            </m:den>
          </m:f>
          <m:r>
            <w:rPr>
              <w:rFonts w:ascii="Cambria Math"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21BFB905" w14:textId="59B09473" w:rsidR="009E7136" w:rsidRDefault="009E7136" w:rsidP="00A31FFD">
      <w:pPr>
        <w:rPr>
          <w:sz w:val="28"/>
          <w:szCs w:val="28"/>
          <w:lang w:bidi="he-IL"/>
        </w:rPr>
      </w:pPr>
    </w:p>
    <w:p w14:paraId="0999BFF7" w14:textId="0AA02F47" w:rsidR="007A21BD" w:rsidRPr="00623BEE" w:rsidRDefault="007A21BD" w:rsidP="00F12488">
      <w:pPr>
        <w:bidi/>
        <w:rPr>
          <w:sz w:val="20"/>
          <w:szCs w:val="20"/>
        </w:rPr>
      </w:pPr>
      <w:r w:rsidRPr="007A21BD">
        <w:rPr>
          <w:rFonts w:cs="Arial" w:hint="cs"/>
          <w:sz w:val="28"/>
          <w:szCs w:val="28"/>
          <w:rtl/>
          <w:lang w:bidi="he-IL"/>
        </w:rPr>
        <w:t>כעת</w:t>
      </w:r>
      <w:r w:rsidRPr="007A21BD">
        <w:rPr>
          <w:rFonts w:cs="Arial"/>
          <w:sz w:val="28"/>
          <w:szCs w:val="28"/>
          <w:rtl/>
          <w:lang w:bidi="he-IL"/>
        </w:rPr>
        <w:t xml:space="preserve"> </w:t>
      </w:r>
      <w:r w:rsidRPr="007A21BD">
        <w:rPr>
          <w:rFonts w:cs="Arial" w:hint="cs"/>
          <w:sz w:val="28"/>
          <w:szCs w:val="28"/>
          <w:rtl/>
          <w:lang w:bidi="he-IL"/>
        </w:rPr>
        <w:t>נגזרת</w:t>
      </w:r>
      <w:r w:rsidRPr="007A21BD">
        <w:rPr>
          <w:rFonts w:cs="Arial"/>
          <w:sz w:val="28"/>
          <w:szCs w:val="28"/>
          <w:rtl/>
          <w:lang w:bidi="he-IL"/>
        </w:rPr>
        <w:t xml:space="preserve"> </w:t>
      </w:r>
      <w:r w:rsidRPr="007A21BD">
        <w:rPr>
          <w:rFonts w:cs="Arial" w:hint="cs"/>
          <w:sz w:val="28"/>
          <w:szCs w:val="28"/>
          <w:rtl/>
          <w:lang w:bidi="he-IL"/>
        </w:rPr>
        <w:t>שלו</w:t>
      </w:r>
      <w:r w:rsidRPr="007A21BD">
        <w:rPr>
          <w:rFonts w:cs="Arial"/>
          <w:sz w:val="28"/>
          <w:szCs w:val="28"/>
          <w:rtl/>
          <w:lang w:bidi="he-IL"/>
        </w:rPr>
        <w:t xml:space="preserve"> </w:t>
      </w:r>
      <w:r w:rsidRPr="007A21BD">
        <w:rPr>
          <w:rFonts w:cs="Arial" w:hint="cs"/>
          <w:sz w:val="28"/>
          <w:szCs w:val="28"/>
          <w:rtl/>
          <w:lang w:bidi="he-IL"/>
        </w:rPr>
        <w:t>ביחס</w:t>
      </w:r>
      <w:r w:rsidRPr="007A21BD">
        <w:rPr>
          <w:rFonts w:cs="Arial"/>
          <w:sz w:val="28"/>
          <w:szCs w:val="28"/>
          <w:rtl/>
          <w:lang w:bidi="he-IL"/>
        </w:rPr>
        <w:t xml:space="preserve"> </w:t>
      </w:r>
      <w:r w:rsidRPr="007A21BD">
        <w:rPr>
          <w:rFonts w:cs="Arial" w:hint="cs"/>
          <w:sz w:val="28"/>
          <w:szCs w:val="28"/>
          <w:rtl/>
          <w:lang w:bidi="he-IL"/>
        </w:rPr>
        <w:t>לזמן</w:t>
      </w:r>
      <w:r w:rsidRPr="007A21BD">
        <w:rPr>
          <w:sz w:val="28"/>
          <w:szCs w:val="28"/>
        </w:rPr>
        <w:t>:</w:t>
      </w:r>
    </w:p>
    <w:p w14:paraId="551A0FFF" w14:textId="1F03275C" w:rsidR="00A31FFD" w:rsidRPr="00623BEE" w:rsidRDefault="00000000" w:rsidP="00F12488">
      <w:pPr>
        <w:rPr>
          <w:rFonts w:cs="Arial"/>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den>
          </m:f>
          <m:r>
            <w:rPr>
              <w:rFonts w:ascii="Cambria Math"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55B2B0CB" w14:textId="77777777" w:rsidR="007A21BD" w:rsidRDefault="007A21BD" w:rsidP="007A21BD">
      <w:pPr>
        <w:bidi/>
        <w:rPr>
          <w:sz w:val="28"/>
          <w:szCs w:val="28"/>
        </w:rPr>
      </w:pPr>
      <w:r w:rsidRPr="007A21BD">
        <w:rPr>
          <w:rFonts w:cs="Arial" w:hint="cs"/>
          <w:sz w:val="28"/>
          <w:szCs w:val="28"/>
          <w:rtl/>
          <w:lang w:bidi="he-IL"/>
        </w:rPr>
        <w:t>ובסופו</w:t>
      </w:r>
      <w:r w:rsidRPr="007A21BD">
        <w:rPr>
          <w:rFonts w:cs="Arial"/>
          <w:sz w:val="28"/>
          <w:szCs w:val="28"/>
          <w:rtl/>
          <w:lang w:bidi="he-IL"/>
        </w:rPr>
        <w:t xml:space="preserve"> </w:t>
      </w:r>
      <w:r w:rsidRPr="007A21BD">
        <w:rPr>
          <w:rFonts w:cs="Arial" w:hint="cs"/>
          <w:sz w:val="28"/>
          <w:szCs w:val="28"/>
          <w:rtl/>
          <w:lang w:bidi="he-IL"/>
        </w:rPr>
        <w:t>של</w:t>
      </w:r>
      <w:r w:rsidRPr="007A21BD">
        <w:rPr>
          <w:rFonts w:cs="Arial"/>
          <w:sz w:val="28"/>
          <w:szCs w:val="28"/>
          <w:rtl/>
          <w:lang w:bidi="he-IL"/>
        </w:rPr>
        <w:t xml:space="preserve"> </w:t>
      </w:r>
      <w:r w:rsidRPr="007A21BD">
        <w:rPr>
          <w:rFonts w:cs="Arial" w:hint="cs"/>
          <w:sz w:val="28"/>
          <w:szCs w:val="28"/>
          <w:rtl/>
          <w:lang w:bidi="he-IL"/>
        </w:rPr>
        <w:t>דבר</w:t>
      </w:r>
      <w:r w:rsidRPr="007A21BD">
        <w:rPr>
          <w:rFonts w:cs="Arial"/>
          <w:sz w:val="28"/>
          <w:szCs w:val="28"/>
          <w:rtl/>
          <w:lang w:bidi="he-IL"/>
        </w:rPr>
        <w:t xml:space="preserve"> </w:t>
      </w:r>
      <w:r w:rsidRPr="007A21BD">
        <w:rPr>
          <w:rFonts w:cs="Arial" w:hint="cs"/>
          <w:sz w:val="28"/>
          <w:szCs w:val="28"/>
          <w:rtl/>
          <w:lang w:bidi="he-IL"/>
        </w:rPr>
        <w:t>נקבל</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המשוואה</w:t>
      </w:r>
      <w:r w:rsidRPr="007A21BD">
        <w:rPr>
          <w:rFonts w:cs="Arial"/>
          <w:sz w:val="28"/>
          <w:szCs w:val="28"/>
          <w:rtl/>
          <w:lang w:bidi="he-IL"/>
        </w:rPr>
        <w:t xml:space="preserve"> </w:t>
      </w:r>
      <w:r w:rsidRPr="007A21BD">
        <w:rPr>
          <w:rFonts w:cs="Arial" w:hint="cs"/>
          <w:sz w:val="28"/>
          <w:szCs w:val="28"/>
          <w:rtl/>
          <w:lang w:bidi="he-IL"/>
        </w:rPr>
        <w:t>הזו</w:t>
      </w:r>
      <w:r w:rsidRPr="007A21BD">
        <w:rPr>
          <w:sz w:val="28"/>
          <w:szCs w:val="28"/>
        </w:rPr>
        <w:t>:</w:t>
      </w:r>
    </w:p>
    <w:p w14:paraId="68DB15C4" w14:textId="1B9DC0A0" w:rsidR="007A21BD" w:rsidRPr="00623BEE" w:rsidRDefault="005C6276" w:rsidP="00A31FFD">
      <w:pPr>
        <w:rPr>
          <w:rFonts w:eastAsiaTheme="minorEastAsia"/>
          <w:sz w:val="20"/>
          <w:szCs w:val="20"/>
          <w:lang w:bidi="he-IL"/>
        </w:rPr>
      </w:pPr>
      <m:oMathPara>
        <m:oMath>
          <m:r>
            <w:rPr>
              <w:rFonts w:ascii="Cambria Math" w:eastAsiaTheme="minorEastAsia" w:hAnsi="Cambria Math"/>
              <w:sz w:val="20"/>
              <w:szCs w:val="20"/>
              <w:lang w:bidi="he-IL"/>
            </w:rPr>
            <m:t>0=-</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10A5AAE3" w14:textId="33FDA743" w:rsidR="003534C2" w:rsidRDefault="00A31FFD" w:rsidP="007A21BD">
      <w:pPr>
        <w:bidi/>
        <w:rPr>
          <w:sz w:val="28"/>
          <w:szCs w:val="28"/>
          <w:lang w:bidi="he-IL"/>
        </w:rPr>
      </w:pPr>
      <w:r>
        <w:rPr>
          <w:sz w:val="28"/>
          <w:szCs w:val="28"/>
          <w:lang w:bidi="he-IL"/>
        </w:rPr>
        <w:br/>
      </w:r>
      <w:r w:rsidR="007A21BD" w:rsidRPr="007A21BD">
        <w:rPr>
          <w:rFonts w:hint="cs"/>
          <w:rtl/>
          <w:lang w:bidi="he-IL"/>
        </w:rPr>
        <w:t xml:space="preserve"> </w:t>
      </w:r>
      <w:r w:rsidR="007A21BD" w:rsidRPr="007A21BD">
        <w:rPr>
          <w:rFonts w:cs="Arial" w:hint="cs"/>
          <w:sz w:val="28"/>
          <w:szCs w:val="28"/>
          <w:rtl/>
          <w:lang w:bidi="he-IL"/>
        </w:rPr>
        <w:t>שאותו</w:t>
      </w:r>
      <w:r w:rsidR="007A21BD" w:rsidRPr="007A21BD">
        <w:rPr>
          <w:rFonts w:cs="Arial"/>
          <w:sz w:val="28"/>
          <w:szCs w:val="28"/>
          <w:rtl/>
          <w:lang w:bidi="he-IL"/>
        </w:rPr>
        <w:t xml:space="preserve"> </w:t>
      </w:r>
      <w:r w:rsidR="007A21BD" w:rsidRPr="007A21BD">
        <w:rPr>
          <w:rFonts w:cs="Arial" w:hint="cs"/>
          <w:sz w:val="28"/>
          <w:szCs w:val="28"/>
          <w:rtl/>
          <w:lang w:bidi="he-IL"/>
        </w:rPr>
        <w:t>נוכל</w:t>
      </w:r>
      <w:r w:rsidR="007A21BD" w:rsidRPr="007A21BD">
        <w:rPr>
          <w:rFonts w:cs="Arial"/>
          <w:sz w:val="28"/>
          <w:szCs w:val="28"/>
          <w:rtl/>
          <w:lang w:bidi="he-IL"/>
        </w:rPr>
        <w:t xml:space="preserve"> </w:t>
      </w:r>
      <w:r w:rsidR="007A21BD" w:rsidRPr="007A21BD">
        <w:rPr>
          <w:rFonts w:cs="Arial" w:hint="cs"/>
          <w:sz w:val="28"/>
          <w:szCs w:val="28"/>
          <w:rtl/>
          <w:lang w:bidi="he-IL"/>
        </w:rPr>
        <w:t>לפשט</w:t>
      </w:r>
      <w:r w:rsidR="007A21BD" w:rsidRPr="007A21BD">
        <w:rPr>
          <w:rFonts w:cs="Arial"/>
          <w:sz w:val="28"/>
          <w:szCs w:val="28"/>
          <w:rtl/>
          <w:lang w:bidi="he-IL"/>
        </w:rPr>
        <w:t xml:space="preserve"> </w:t>
      </w:r>
      <w:r w:rsidR="007A21BD" w:rsidRPr="007A21BD">
        <w:rPr>
          <w:rFonts w:cs="Arial" w:hint="cs"/>
          <w:sz w:val="28"/>
          <w:szCs w:val="28"/>
          <w:rtl/>
          <w:lang w:bidi="he-IL"/>
        </w:rPr>
        <w:t>ל</w:t>
      </w:r>
      <w:r w:rsidR="007A21BD" w:rsidRPr="007A21BD">
        <w:rPr>
          <w:sz w:val="28"/>
          <w:szCs w:val="28"/>
        </w:rPr>
        <w:t>:</w:t>
      </w:r>
      <w:r w:rsidR="005C2455">
        <w:rPr>
          <w:sz w:val="28"/>
          <w:szCs w:val="28"/>
        </w:rPr>
        <w:t xml:space="preserve">[1] </w:t>
      </w:r>
    </w:p>
    <w:p w14:paraId="0DF47F79" w14:textId="3CDBB362" w:rsidR="00D72185" w:rsidRPr="00623BEE" w:rsidRDefault="00D72185" w:rsidP="00D7218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Style w:val="FootnoteReference"/>
              <w:rFonts w:ascii="Cambria Math" w:eastAsiaTheme="minorEastAsia" w:hAnsi="Cambria Math"/>
              <w:i/>
              <w:sz w:val="20"/>
              <w:szCs w:val="20"/>
              <w:lang w:bidi="he-IL"/>
            </w:rPr>
            <w:footnoteReference w:id="1"/>
          </m:r>
        </m:oMath>
      </m:oMathPara>
    </w:p>
    <w:p w14:paraId="10D28758" w14:textId="2A6A37D7" w:rsidR="00F12488" w:rsidRPr="00F12488" w:rsidRDefault="00F12488" w:rsidP="00F12488">
      <w:pPr>
        <w:bidi/>
        <w:rPr>
          <w:sz w:val="28"/>
          <w:szCs w:val="28"/>
          <w:lang w:bidi="he-IL"/>
        </w:rPr>
      </w:pPr>
      <w:r>
        <w:rPr>
          <w:rFonts w:hint="cs"/>
          <w:sz w:val="28"/>
          <w:szCs w:val="28"/>
          <w:rtl/>
          <w:lang w:bidi="he-IL"/>
        </w:rPr>
        <w:t>(</w:t>
      </w:r>
      <w:r w:rsidRPr="00F12488">
        <w:rPr>
          <w:sz w:val="28"/>
          <w:szCs w:val="28"/>
          <w:rtl/>
          <w:lang w:bidi="he-IL"/>
        </w:rPr>
        <w:t>אנו קוראים למשוואה הזו (</w:t>
      </w:r>
      <w:r>
        <w:rPr>
          <w:rFonts w:hint="cs"/>
          <w:sz w:val="28"/>
          <w:szCs w:val="28"/>
          <w:rtl/>
          <w:lang w:bidi="he-IL"/>
        </w:rPr>
        <w:t>1</w:t>
      </w:r>
      <w:r w:rsidRPr="00F12488">
        <w:rPr>
          <w:sz w:val="28"/>
          <w:szCs w:val="28"/>
          <w:rtl/>
          <w:lang w:bidi="he-IL"/>
        </w:rPr>
        <w:t>)</w:t>
      </w:r>
      <w:r>
        <w:rPr>
          <w:rFonts w:hint="cs"/>
          <w:sz w:val="28"/>
          <w:szCs w:val="28"/>
          <w:rtl/>
          <w:lang w:bidi="he-IL"/>
        </w:rPr>
        <w:t>)</w:t>
      </w:r>
    </w:p>
    <w:p w14:paraId="6B3A01BF" w14:textId="47ED0F0B" w:rsidR="00A31FFD" w:rsidRDefault="00A31FFD" w:rsidP="007A21BD">
      <w:pPr>
        <w:bidi/>
        <w:rPr>
          <w:sz w:val="28"/>
          <w:szCs w:val="28"/>
          <w:lang w:bidi="he-IL"/>
        </w:rPr>
      </w:pPr>
    </w:p>
    <w:p w14:paraId="014D0B15" w14:textId="2807B896" w:rsidR="007A21BD" w:rsidRPr="00623BEE" w:rsidRDefault="007A21BD" w:rsidP="007A21BD">
      <w:pPr>
        <w:bidi/>
        <w:rPr>
          <w:sz w:val="20"/>
          <w:szCs w:val="20"/>
        </w:rPr>
      </w:pPr>
      <w:r w:rsidRPr="007A21BD">
        <w:rPr>
          <w:rFonts w:cs="Arial" w:hint="cs"/>
          <w:sz w:val="28"/>
          <w:szCs w:val="28"/>
          <w:rtl/>
          <w:lang w:bidi="he-IL"/>
        </w:rPr>
        <w:t>עכשיו</w:t>
      </w:r>
      <w:r w:rsidRPr="007A21BD">
        <w:rPr>
          <w:rFonts w:cs="Arial"/>
          <w:sz w:val="28"/>
          <w:szCs w:val="28"/>
          <w:rtl/>
          <w:lang w:bidi="he-IL"/>
        </w:rPr>
        <w:t xml:space="preserve"> </w:t>
      </w:r>
      <w:r w:rsidRPr="007A21BD">
        <w:rPr>
          <w:rFonts w:cs="Arial" w:hint="cs"/>
          <w:sz w:val="28"/>
          <w:szCs w:val="28"/>
          <w:rtl/>
          <w:lang w:bidi="he-IL"/>
        </w:rPr>
        <w:t>נעשה</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אותו</w:t>
      </w:r>
      <w:r w:rsidRPr="007A21BD">
        <w:rPr>
          <w:rFonts w:cs="Arial"/>
          <w:sz w:val="28"/>
          <w:szCs w:val="28"/>
          <w:rtl/>
          <w:lang w:bidi="he-IL"/>
        </w:rPr>
        <w:t xml:space="preserve"> </w:t>
      </w:r>
      <w:r w:rsidRPr="007A21BD">
        <w:rPr>
          <w:rFonts w:cs="Arial" w:hint="cs"/>
          <w:sz w:val="28"/>
          <w:szCs w:val="28"/>
          <w:rtl/>
          <w:lang w:bidi="he-IL"/>
        </w:rPr>
        <w:t>הדבר</w:t>
      </w:r>
      <w:r w:rsidRPr="007A21BD">
        <w:rPr>
          <w:rFonts w:cs="Arial"/>
          <w:sz w:val="28"/>
          <w:szCs w:val="28"/>
          <w:rtl/>
          <w:lang w:bidi="he-IL"/>
        </w:rPr>
        <w:t xml:space="preserve"> </w:t>
      </w:r>
      <w:r w:rsidRPr="007A21BD">
        <w:rPr>
          <w:rFonts w:cs="Arial" w:hint="cs"/>
          <w:sz w:val="28"/>
          <w:szCs w:val="28"/>
          <w:rtl/>
          <w:lang w:bidi="he-IL"/>
        </w:rPr>
        <w:t>עבור</w:t>
      </w:r>
      <w:r>
        <w:rPr>
          <w:rFonts w:cs="Arial"/>
          <w:sz w:val="28"/>
          <w:szCs w:val="28"/>
          <w:lang w:bidi="he-IL"/>
        </w:rPr>
        <w:t>:</w:t>
      </w:r>
      <w:r w:rsidRPr="00546830">
        <w:rPr>
          <w:rFonts w:eastAsiaTheme="minorEastAsia"/>
          <w:sz w:val="28"/>
          <w:szCs w:val="28"/>
          <w:lang w:bidi="he-IL"/>
        </w:rPr>
        <w:t>θ₂</w:t>
      </w:r>
    </w:p>
    <w:p w14:paraId="388E6BB1" w14:textId="1AF4C01E" w:rsidR="003534C2"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C1C5800" w14:textId="11C0B25B" w:rsidR="009E7136" w:rsidRDefault="009E7136" w:rsidP="00A31FFD">
      <w:pPr>
        <w:rPr>
          <w:sz w:val="28"/>
          <w:szCs w:val="28"/>
          <w:lang w:bidi="he-IL"/>
        </w:rPr>
      </w:pPr>
    </w:p>
    <w:p w14:paraId="5DC87176"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063DC4A4" w14:textId="5B95BC44" w:rsidR="009E7136" w:rsidRDefault="00000000" w:rsidP="00A31FFD">
      <w:pPr>
        <w:rPr>
          <w:noProof/>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75A73C52" w14:textId="77777777" w:rsidR="007A21BD" w:rsidRDefault="007A21BD" w:rsidP="007A21BD">
      <w:pPr>
        <w:bidi/>
        <w:rPr>
          <w:noProof/>
          <w:rtl/>
        </w:rPr>
      </w:pPr>
      <w:r w:rsidRPr="007A21BD">
        <w:rPr>
          <w:rFonts w:cs="Arial" w:hint="cs"/>
          <w:noProof/>
          <w:rtl/>
          <w:lang w:bidi="he-IL"/>
        </w:rPr>
        <w:t>עכשיו</w:t>
      </w:r>
      <w:r w:rsidRPr="007A21BD">
        <w:rPr>
          <w:rFonts w:cs="Arial"/>
          <w:noProof/>
          <w:rtl/>
          <w:lang w:bidi="he-IL"/>
        </w:rPr>
        <w:t xml:space="preserve"> </w:t>
      </w:r>
      <w:r w:rsidRPr="007A21BD">
        <w:rPr>
          <w:rFonts w:cs="Arial" w:hint="cs"/>
          <w:noProof/>
          <w:rtl/>
          <w:lang w:bidi="he-IL"/>
        </w:rPr>
        <w:t>לשני</w:t>
      </w:r>
      <w:r w:rsidRPr="007A21BD">
        <w:rPr>
          <w:noProof/>
        </w:rPr>
        <w:t>:</w:t>
      </w:r>
    </w:p>
    <w:p w14:paraId="4A962A60" w14:textId="7F69B446" w:rsidR="004C779B" w:rsidRPr="00623BEE" w:rsidRDefault="00000000" w:rsidP="00A31FFD">
      <w:pPr>
        <w:rPr>
          <w:noProof/>
          <w:sz w:val="20"/>
          <w:szCs w:val="20"/>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=½·</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BEA445A" w14:textId="3945D9C8" w:rsidR="009E7136" w:rsidRDefault="009E7136" w:rsidP="00A31FFD">
      <w:pPr>
        <w:rPr>
          <w:sz w:val="28"/>
          <w:szCs w:val="28"/>
          <w:lang w:bidi="he-IL"/>
        </w:rPr>
      </w:pPr>
    </w:p>
    <w:p w14:paraId="1FFDBB64"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4045EB9C" w14:textId="0C96F288" w:rsidR="004C779B" w:rsidRPr="00623BEE" w:rsidRDefault="00000000" w:rsidP="00341D13">
      <w:pPr>
        <w:rPr>
          <w:rFonts w:eastAsiaTheme="minorEastAsia"/>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9CB5192" w14:textId="32646550" w:rsidR="009E7136" w:rsidRDefault="009E7136" w:rsidP="00A31FFD">
      <w:pPr>
        <w:rPr>
          <w:sz w:val="28"/>
          <w:szCs w:val="28"/>
          <w:lang w:bidi="he-IL"/>
        </w:rPr>
      </w:pPr>
    </w:p>
    <w:p w14:paraId="014F8435" w14:textId="40FA04C3" w:rsidR="009E7136" w:rsidRDefault="00256487" w:rsidP="00256487">
      <w:pPr>
        <w:bidi/>
        <w:rPr>
          <w:sz w:val="28"/>
          <w:szCs w:val="28"/>
          <w:rtl/>
          <w:lang w:bidi="he-IL"/>
        </w:rPr>
      </w:pPr>
      <w:r w:rsidRPr="007A21BD">
        <w:rPr>
          <w:rFonts w:cs="Arial" w:hint="cs"/>
          <w:sz w:val="28"/>
          <w:szCs w:val="28"/>
          <w:rtl/>
          <w:lang w:bidi="he-IL"/>
        </w:rPr>
        <w:lastRenderedPageBreak/>
        <w:t>כעת</w:t>
      </w:r>
      <w:r w:rsidRPr="007A21BD">
        <w:rPr>
          <w:rFonts w:cs="Arial"/>
          <w:sz w:val="28"/>
          <w:szCs w:val="28"/>
          <w:rtl/>
          <w:lang w:bidi="he-IL"/>
        </w:rPr>
        <w:t xml:space="preserve"> </w:t>
      </w:r>
      <w:r w:rsidRPr="007A21BD">
        <w:rPr>
          <w:rFonts w:cs="Arial" w:hint="cs"/>
          <w:sz w:val="28"/>
          <w:szCs w:val="28"/>
          <w:rtl/>
          <w:lang w:bidi="he-IL"/>
        </w:rPr>
        <w:t>נגזרת</w:t>
      </w:r>
      <w:r w:rsidRPr="007A21BD">
        <w:rPr>
          <w:rFonts w:cs="Arial"/>
          <w:sz w:val="28"/>
          <w:szCs w:val="28"/>
          <w:rtl/>
          <w:lang w:bidi="he-IL"/>
        </w:rPr>
        <w:t xml:space="preserve"> </w:t>
      </w:r>
      <w:r w:rsidRPr="007A21BD">
        <w:rPr>
          <w:rFonts w:cs="Arial" w:hint="cs"/>
          <w:sz w:val="28"/>
          <w:szCs w:val="28"/>
          <w:rtl/>
          <w:lang w:bidi="he-IL"/>
        </w:rPr>
        <w:t>שלו</w:t>
      </w:r>
      <w:r w:rsidRPr="007A21BD">
        <w:rPr>
          <w:rFonts w:cs="Arial"/>
          <w:sz w:val="28"/>
          <w:szCs w:val="28"/>
          <w:rtl/>
          <w:lang w:bidi="he-IL"/>
        </w:rPr>
        <w:t xml:space="preserve"> </w:t>
      </w:r>
      <w:r w:rsidRPr="007A21BD">
        <w:rPr>
          <w:rFonts w:cs="Arial" w:hint="cs"/>
          <w:sz w:val="28"/>
          <w:szCs w:val="28"/>
          <w:rtl/>
          <w:lang w:bidi="he-IL"/>
        </w:rPr>
        <w:t>ביחס</w:t>
      </w:r>
      <w:r w:rsidRPr="007A21BD">
        <w:rPr>
          <w:rFonts w:cs="Arial"/>
          <w:sz w:val="28"/>
          <w:szCs w:val="28"/>
          <w:rtl/>
          <w:lang w:bidi="he-IL"/>
        </w:rPr>
        <w:t xml:space="preserve"> </w:t>
      </w:r>
      <w:r w:rsidRPr="007A21BD">
        <w:rPr>
          <w:rFonts w:cs="Arial" w:hint="cs"/>
          <w:sz w:val="28"/>
          <w:szCs w:val="28"/>
          <w:rtl/>
          <w:lang w:bidi="he-IL"/>
        </w:rPr>
        <w:t>לזמן</w:t>
      </w:r>
      <w:r w:rsidR="009E7136">
        <w:rPr>
          <w:sz w:val="28"/>
          <w:szCs w:val="28"/>
          <w:lang w:bidi="he-IL"/>
        </w:rPr>
        <w:t>:</w:t>
      </w:r>
    </w:p>
    <w:p w14:paraId="71A587B6" w14:textId="34492218" w:rsidR="004C779B" w:rsidRPr="00623BEE" w:rsidRDefault="00000000" w:rsidP="00341D13">
      <w:pPr>
        <w:rPr>
          <w:rFonts w:eastAsiaTheme="minorEastAsia"/>
          <w:sz w:val="20"/>
          <w:szCs w:val="20"/>
          <w:lang w:bidi="he-IL"/>
        </w:rPr>
      </w:pPr>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w:r w:rsidR="00E22C7E" w:rsidRPr="00623BEE">
        <w:rPr>
          <w:rFonts w:eastAsiaTheme="minorEastAsia"/>
          <w:sz w:val="20"/>
          <w:szCs w:val="20"/>
          <w:lang w:bidi="he-IL"/>
        </w:rPr>
        <w:t xml:space="preserve"> </w:t>
      </w:r>
    </w:p>
    <w:p w14:paraId="64C35B32" w14:textId="5CF13A86" w:rsidR="009E7136" w:rsidRDefault="009E7136" w:rsidP="009E7136">
      <w:pPr>
        <w:rPr>
          <w:sz w:val="28"/>
          <w:szCs w:val="28"/>
          <w:lang w:bidi="he-IL"/>
        </w:rPr>
      </w:pPr>
    </w:p>
    <w:p w14:paraId="6B4C4FBC" w14:textId="516A6690" w:rsidR="007A21BD" w:rsidRDefault="007A21BD" w:rsidP="007A21BD">
      <w:pPr>
        <w:bidi/>
        <w:rPr>
          <w:sz w:val="28"/>
          <w:szCs w:val="28"/>
        </w:rPr>
      </w:pPr>
      <w:r w:rsidRPr="007A21BD">
        <w:rPr>
          <w:rFonts w:cs="Arial" w:hint="cs"/>
          <w:sz w:val="28"/>
          <w:szCs w:val="28"/>
          <w:rtl/>
          <w:lang w:bidi="he-IL"/>
        </w:rPr>
        <w:t>ועכשיו</w:t>
      </w:r>
      <w:r w:rsidRPr="007A21BD">
        <w:rPr>
          <w:rFonts w:cs="Arial"/>
          <w:sz w:val="28"/>
          <w:szCs w:val="28"/>
          <w:rtl/>
          <w:lang w:bidi="he-IL"/>
        </w:rPr>
        <w:t xml:space="preserve"> </w:t>
      </w:r>
      <w:r w:rsidRPr="007A21BD">
        <w:rPr>
          <w:rFonts w:cs="Arial" w:hint="cs"/>
          <w:sz w:val="28"/>
          <w:szCs w:val="28"/>
          <w:rtl/>
          <w:lang w:bidi="he-IL"/>
        </w:rPr>
        <w:t>המשוואה</w:t>
      </w:r>
      <w:r w:rsidRPr="007A21BD">
        <w:rPr>
          <w:rFonts w:cs="Arial"/>
          <w:sz w:val="28"/>
          <w:szCs w:val="28"/>
          <w:rtl/>
          <w:lang w:bidi="he-IL"/>
        </w:rPr>
        <w:t xml:space="preserve"> </w:t>
      </w:r>
      <w:r w:rsidRPr="007A21BD">
        <w:rPr>
          <w:rFonts w:cs="Arial" w:hint="cs"/>
          <w:sz w:val="28"/>
          <w:szCs w:val="28"/>
          <w:rtl/>
          <w:lang w:bidi="he-IL"/>
        </w:rPr>
        <w:t>שאנחנו</w:t>
      </w:r>
      <w:r w:rsidRPr="007A21BD">
        <w:rPr>
          <w:rFonts w:cs="Arial"/>
          <w:sz w:val="28"/>
          <w:szCs w:val="28"/>
          <w:rtl/>
          <w:lang w:bidi="he-IL"/>
        </w:rPr>
        <w:t xml:space="preserve"> </w:t>
      </w:r>
      <w:r w:rsidRPr="007A21BD">
        <w:rPr>
          <w:rFonts w:cs="Arial" w:hint="cs"/>
          <w:sz w:val="28"/>
          <w:szCs w:val="28"/>
          <w:rtl/>
          <w:lang w:bidi="he-IL"/>
        </w:rPr>
        <w:t>מקבלים</w:t>
      </w:r>
      <w:r w:rsidRPr="007A21BD">
        <w:rPr>
          <w:rFonts w:cs="Arial"/>
          <w:sz w:val="28"/>
          <w:szCs w:val="28"/>
          <w:rtl/>
          <w:lang w:bidi="he-IL"/>
        </w:rPr>
        <w:t xml:space="preserve"> </w:t>
      </w:r>
      <w:r w:rsidRPr="007A21BD">
        <w:rPr>
          <w:rFonts w:cs="Arial" w:hint="cs"/>
          <w:sz w:val="28"/>
          <w:szCs w:val="28"/>
          <w:rtl/>
          <w:lang w:bidi="he-IL"/>
        </w:rPr>
        <w:t>מ</w:t>
      </w:r>
      <w:r w:rsidRPr="007A21BD">
        <w:rPr>
          <w:rFonts w:eastAsiaTheme="minorEastAsia"/>
          <w:sz w:val="28"/>
          <w:szCs w:val="28"/>
          <w:lang w:bidi="he-IL"/>
        </w:rPr>
        <w:t xml:space="preserve"> </w:t>
      </w:r>
      <w:r>
        <w:rPr>
          <w:rFonts w:eastAsiaTheme="minorEastAsia"/>
          <w:sz w:val="28"/>
          <w:szCs w:val="28"/>
          <w:lang w:bidi="he-IL"/>
        </w:rPr>
        <w:t>:</w:t>
      </w:r>
      <w:r w:rsidRPr="00546830">
        <w:rPr>
          <w:rFonts w:eastAsiaTheme="minorEastAsia"/>
          <w:sz w:val="28"/>
          <w:szCs w:val="28"/>
          <w:lang w:bidi="he-IL"/>
        </w:rPr>
        <w:t>θ₂</w:t>
      </w:r>
    </w:p>
    <w:p w14:paraId="1A48B73B" w14:textId="5123E119" w:rsidR="004C779B" w:rsidRPr="00623BEE" w:rsidRDefault="001305CF" w:rsidP="009E7136">
      <w:pPr>
        <w:rPr>
          <w:i/>
          <w:sz w:val="20"/>
          <w:szCs w:val="20"/>
          <w:lang w:bidi="he-IL"/>
        </w:rPr>
      </w:pPr>
      <m:oMathPara>
        <m:oMath>
          <m:r>
            <w:rPr>
              <w:rFonts w:ascii="Cambria Math" w:hAnsi="Cambria Math"/>
              <w:sz w:val="20"/>
              <w:szCs w:val="20"/>
              <w:lang w:bidi="he-IL"/>
            </w:rPr>
            <m:t>0=</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6951BFF" w14:textId="0B86B07D" w:rsidR="009E7136" w:rsidRDefault="009E7136" w:rsidP="009E7136">
      <w:pPr>
        <w:rPr>
          <w:sz w:val="28"/>
          <w:szCs w:val="28"/>
          <w:lang w:bidi="he-IL"/>
        </w:rPr>
      </w:pPr>
    </w:p>
    <w:p w14:paraId="34665727"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225FB9C0" w14:textId="6E2E3ACB" w:rsidR="009E7136" w:rsidRDefault="005C6276" w:rsidP="009E7136">
      <w:pPr>
        <w:rPr>
          <w:sz w:val="28"/>
          <w:szCs w:val="28"/>
          <w:lang w:bidi="he-IL"/>
        </w:rPr>
      </w:pPr>
      <m:oMathPara>
        <m:oMath>
          <m:r>
            <w:rPr>
              <w:rFonts w:ascii="Cambria Math" w:eastAsiaTheme="minorEastAsia" w:hAnsi="Cambria Math"/>
              <w:sz w:val="28"/>
              <w:szCs w:val="28"/>
              <w:lang w:bidi="he-IL"/>
            </w:rPr>
            <m:t>0=</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·g·</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·sin</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up>
              <m:r>
                <w:rPr>
                  <w:rFonts w:ascii="Cambria Math" w:eastAsiaTheme="minorEastAsia" w:hAnsi="Cambria Math"/>
                  <w:sz w:val="28"/>
                  <w:szCs w:val="28"/>
                  <w:lang w:bidi="he-IL"/>
                </w:rPr>
                <m:t>2</m:t>
              </m:r>
            </m:sup>
          </m:sSubSup>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m:rPr>
              <m:sty m:val="p"/>
            </m:rPr>
            <w:rPr>
              <w:rFonts w:ascii="Cambria Math" w:hAnsi="Cambria Math"/>
              <w:sz w:val="28"/>
              <w:szCs w:val="28"/>
              <w:lang w:bidi="he-IL"/>
            </w:rPr>
            <w:br/>
          </m:r>
        </m:oMath>
      </m:oMathPara>
    </w:p>
    <w:p w14:paraId="0385BB8F" w14:textId="1ACC705D" w:rsidR="00F12488" w:rsidRDefault="007A21BD" w:rsidP="00F12488">
      <w:pPr>
        <w:bidi/>
        <w:rPr>
          <w:sz w:val="28"/>
          <w:szCs w:val="28"/>
          <w:rtl/>
          <w:lang w:bidi="he-IL"/>
        </w:rPr>
      </w:pPr>
      <w:r w:rsidRPr="007A21BD">
        <w:rPr>
          <w:sz w:val="28"/>
          <w:szCs w:val="28"/>
          <w:rtl/>
          <w:lang w:bidi="he-IL"/>
        </w:rPr>
        <w:t xml:space="preserve">ומפשט עוד </w:t>
      </w:r>
      <w:r w:rsidR="00F12488">
        <w:rPr>
          <w:rFonts w:hint="cs"/>
          <w:sz w:val="28"/>
          <w:szCs w:val="28"/>
          <w:rtl/>
          <w:lang w:bidi="he-IL"/>
        </w:rPr>
        <w:t>ל</w:t>
      </w:r>
      <w:r w:rsidR="005C2455">
        <w:rPr>
          <w:sz w:val="28"/>
          <w:szCs w:val="28"/>
          <w:lang w:bidi="he-IL"/>
        </w:rPr>
        <w:t xml:space="preserve">[1] </w:t>
      </w:r>
      <w:r w:rsidR="00F12488">
        <w:rPr>
          <w:rFonts w:hint="cs"/>
          <w:sz w:val="28"/>
          <w:szCs w:val="28"/>
          <w:rtl/>
          <w:lang w:bidi="he-IL"/>
        </w:rPr>
        <w:t>:</w:t>
      </w:r>
      <w:r w:rsidR="00F12488">
        <w:rPr>
          <w:sz w:val="28"/>
          <w:szCs w:val="28"/>
          <w:lang w:bidi="he-IL"/>
        </w:rPr>
        <w:t xml:space="preserve"> </w:t>
      </w:r>
    </w:p>
    <w:p w14:paraId="7F778A5B" w14:textId="1B47865B" w:rsidR="00E7733B" w:rsidRPr="000F3A4D" w:rsidRDefault="00E7733B" w:rsidP="00E7733B">
      <w:pPr>
        <w:bidi/>
        <w:rPr>
          <w:rFonts w:eastAsiaTheme="minorEastAsia"/>
          <w:i/>
          <w:sz w:val="28"/>
          <w:szCs w:val="28"/>
          <w:lang w:bidi="he-IL"/>
        </w:rPr>
      </w:pPr>
      <m:oMathPara>
        <m:oMath>
          <m:r>
            <w:rPr>
              <w:rFonts w:ascii="Cambria Math" w:eastAsiaTheme="minorEastAsia" w:hAnsi="Cambria Math" w:cs="Arial"/>
              <w:sz w:val="28"/>
              <w:szCs w:val="28"/>
              <w:rtl/>
              <w:lang w:bidi="he-IL"/>
            </w:rPr>
            <m:t>0=</m:t>
          </m:r>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oMath>
      </m:oMathPara>
    </w:p>
    <w:p w14:paraId="2A4CE1DA" w14:textId="77777777" w:rsidR="00F12488" w:rsidRPr="00F12488" w:rsidRDefault="00F12488" w:rsidP="00F12488">
      <w:pPr>
        <w:bidi/>
        <w:rPr>
          <w:sz w:val="28"/>
          <w:szCs w:val="28"/>
          <w:lang w:bidi="he-IL"/>
        </w:rPr>
      </w:pPr>
      <w:r>
        <w:rPr>
          <w:rFonts w:hint="cs"/>
          <w:sz w:val="28"/>
          <w:szCs w:val="28"/>
          <w:rtl/>
          <w:lang w:bidi="he-IL"/>
        </w:rPr>
        <w:t>(</w:t>
      </w:r>
      <w:r w:rsidRPr="00F12488">
        <w:rPr>
          <w:sz w:val="28"/>
          <w:szCs w:val="28"/>
          <w:rtl/>
          <w:lang w:bidi="he-IL"/>
        </w:rPr>
        <w:t>אנו קוראים למשוואה הזו (2)</w:t>
      </w:r>
      <w:r>
        <w:rPr>
          <w:rFonts w:hint="cs"/>
          <w:sz w:val="28"/>
          <w:szCs w:val="28"/>
          <w:rtl/>
          <w:lang w:bidi="he-IL"/>
        </w:rPr>
        <w:t>)</w:t>
      </w:r>
    </w:p>
    <w:p w14:paraId="521C7F4F" w14:textId="77777777" w:rsidR="00F12488" w:rsidRPr="00CF1A6B" w:rsidRDefault="00F12488" w:rsidP="00F12488">
      <w:pPr>
        <w:bidi/>
        <w:rPr>
          <w:i/>
          <w:sz w:val="28"/>
          <w:szCs w:val="28"/>
          <w:rtl/>
          <w:lang w:bidi="he-IL"/>
        </w:rPr>
      </w:pPr>
    </w:p>
    <w:p w14:paraId="44CAAF2C" w14:textId="77777777" w:rsidR="007A21BD" w:rsidRPr="007A21BD" w:rsidRDefault="007A21BD" w:rsidP="007A21BD">
      <w:pPr>
        <w:bidi/>
        <w:rPr>
          <w:sz w:val="28"/>
          <w:szCs w:val="28"/>
          <w:lang w:bidi="he-IL"/>
        </w:rPr>
      </w:pPr>
      <w:r w:rsidRPr="007A21BD">
        <w:rPr>
          <w:sz w:val="28"/>
          <w:szCs w:val="28"/>
          <w:rtl/>
          <w:lang w:bidi="he-IL"/>
        </w:rPr>
        <w:t>ועכשיו יש בידינו את שתי המשוואות הדרושות למטוטלת הכפולה</w:t>
      </w:r>
      <w:r w:rsidRPr="007A21BD">
        <w:rPr>
          <w:sz w:val="28"/>
          <w:szCs w:val="28"/>
          <w:lang w:bidi="he-IL"/>
        </w:rPr>
        <w:t>.</w:t>
      </w:r>
      <w:r w:rsidRPr="007A21BD">
        <w:rPr>
          <w:sz w:val="28"/>
          <w:szCs w:val="28"/>
          <w:lang w:bidi="he-IL"/>
        </w:rPr>
        <w:br/>
      </w:r>
      <w:r w:rsidRPr="007A21BD">
        <w:rPr>
          <w:sz w:val="28"/>
          <w:szCs w:val="28"/>
          <w:rtl/>
          <w:lang w:bidi="he-IL"/>
        </w:rPr>
        <w:t>נקודה חשובה מאוד שיש להדגיש היא שלא ניתן להשתמש בקירוב הזוויות הקטנות בצורה פשוטה, מה שאומר שהמשוואות האלו אינן פתירות באופן אנליטי. קירוב זה הוא הנחה מפשטת שנעשה בה שימוש תכוף בפיזיקה כדי להקל על הניתוח של מערכות מסוימות, כמו מטוטלת פשוטה</w:t>
      </w:r>
      <w:r w:rsidRPr="007A21BD">
        <w:rPr>
          <w:sz w:val="28"/>
          <w:szCs w:val="28"/>
          <w:lang w:bidi="he-IL"/>
        </w:rPr>
        <w:t>.</w:t>
      </w:r>
      <w:r w:rsidRPr="007A21BD">
        <w:rPr>
          <w:sz w:val="28"/>
          <w:szCs w:val="28"/>
          <w:lang w:bidi="he-IL"/>
        </w:rPr>
        <w:br/>
      </w:r>
      <w:r w:rsidRPr="007A21BD">
        <w:rPr>
          <w:sz w:val="28"/>
          <w:szCs w:val="28"/>
          <w:rtl/>
          <w:lang w:bidi="he-IL"/>
        </w:rPr>
        <w:t>עם זאת, לא ניתן ליישם אותו על מטוטלת כפולה כיוון שמדובר במערכת לא לינארית וכאוטית. להלן מספר סיבות לכך</w:t>
      </w:r>
      <w:r w:rsidRPr="007A21BD">
        <w:rPr>
          <w:sz w:val="28"/>
          <w:szCs w:val="28"/>
          <w:lang w:bidi="he-IL"/>
        </w:rPr>
        <w:t>:</w:t>
      </w:r>
    </w:p>
    <w:p w14:paraId="2EAEFE3B" w14:textId="2EF68768" w:rsidR="007A21BD" w:rsidRPr="007A21BD" w:rsidRDefault="007A21BD" w:rsidP="007A21BD">
      <w:pPr>
        <w:numPr>
          <w:ilvl w:val="0"/>
          <w:numId w:val="4"/>
        </w:numPr>
        <w:bidi/>
        <w:rPr>
          <w:sz w:val="28"/>
          <w:szCs w:val="28"/>
          <w:lang w:bidi="he-IL"/>
        </w:rPr>
      </w:pPr>
      <w:r w:rsidRPr="007A21BD">
        <w:rPr>
          <w:b/>
          <w:bCs/>
          <w:sz w:val="28"/>
          <w:szCs w:val="28"/>
          <w:rtl/>
          <w:lang w:bidi="he-IL"/>
        </w:rPr>
        <w:t>אי־לינאריות</w:t>
      </w:r>
      <w:r w:rsidRPr="007A21BD">
        <w:rPr>
          <w:sz w:val="28"/>
          <w:szCs w:val="28"/>
          <w:lang w:bidi="he-IL"/>
        </w:rPr>
        <w:t xml:space="preserve">: </w:t>
      </w:r>
      <w:r w:rsidRPr="007A21BD">
        <w:rPr>
          <w:sz w:val="28"/>
          <w:szCs w:val="28"/>
          <w:rtl/>
          <w:lang w:bidi="he-IL"/>
        </w:rPr>
        <w:t>במטוטלת פשוטה, הכוח המחזיר (הכוח שמחזיר את המטוטלת למצב שיווי המשקל) פרופורציונלי ישירות לזווית שהמטוטלת יוצרת עם האנך. עובדה זו מאפשרת שימוש בקירוב הזווית הקטנה</w:t>
      </w:r>
      <w:r w:rsidRPr="007A21BD">
        <w:rPr>
          <w:sz w:val="28"/>
          <w:szCs w:val="28"/>
          <w:lang w:bidi="he-IL"/>
        </w:rPr>
        <w:t xml:space="preserve"> </w:t>
      </w:r>
      <w:r w:rsidR="009E2FCF">
        <w:rPr>
          <w:rFonts w:hint="cs"/>
          <w:sz w:val="28"/>
          <w:szCs w:val="28"/>
          <w:rtl/>
          <w:lang w:bidi="he-IL"/>
        </w:rPr>
        <w:t>(</w:t>
      </w:r>
      <w:r w:rsidR="009E2FCF">
        <w:rPr>
          <w:sz w:val="28"/>
          <w:szCs w:val="28"/>
          <w:lang w:bidi="he-IL"/>
        </w:rPr>
        <w:t xml:space="preserve"> </w:t>
      </w:r>
      <w:r w:rsidRPr="007A21BD">
        <w:rPr>
          <w:sz w:val="28"/>
          <w:szCs w:val="28"/>
          <w:lang w:bidi="he-IL"/>
        </w:rPr>
        <w:t>(sin</w:t>
      </w:r>
      <w:r w:rsidR="00F3034A">
        <w:rPr>
          <w:sz w:val="28"/>
          <w:szCs w:val="28"/>
          <w:lang w:bidi="he-IL"/>
        </w:rPr>
        <w:t xml:space="preserve"> </w:t>
      </w:r>
      <w:r w:rsidRPr="007A21BD">
        <w:rPr>
          <w:sz w:val="28"/>
          <w:szCs w:val="28"/>
          <w:lang w:bidi="he-IL"/>
        </w:rPr>
        <w:t>θ ≈ θ</w:t>
      </w:r>
      <w:r w:rsidRPr="007A21BD">
        <w:rPr>
          <w:sz w:val="28"/>
          <w:szCs w:val="28"/>
          <w:rtl/>
          <w:lang w:bidi="he-IL"/>
        </w:rPr>
        <w:t>לזוויות קטנות</w:t>
      </w:r>
      <w:r w:rsidRPr="007A21BD">
        <w:rPr>
          <w:sz w:val="28"/>
          <w:szCs w:val="28"/>
          <w:lang w:bidi="he-IL"/>
        </w:rPr>
        <w:t xml:space="preserve"> </w:t>
      </w:r>
      <w:r w:rsidRPr="007A21BD">
        <w:rPr>
          <w:sz w:val="28"/>
          <w:szCs w:val="28"/>
          <w:rtl/>
          <w:lang w:bidi="he-IL"/>
        </w:rPr>
        <w:t>לצורך פישוט משוואות התנועה. אך במטוטלת כפולה, הכוחות המחזירים אינם פרופורציונליים לזוויות בצורה לינארית, מה שמוביל למשוואות תנועה לא לינאריות. לכן, קירוב הזוויות הקטנות, שמניח לינאריות, אינו תקף במקרה זה</w:t>
      </w:r>
      <w:r w:rsidRPr="007A21BD">
        <w:rPr>
          <w:sz w:val="28"/>
          <w:szCs w:val="28"/>
          <w:lang w:bidi="he-IL"/>
        </w:rPr>
        <w:t>.</w:t>
      </w:r>
    </w:p>
    <w:p w14:paraId="0A5BEFB5" w14:textId="77777777" w:rsidR="007A21BD" w:rsidRPr="007A21BD" w:rsidRDefault="007A21BD" w:rsidP="007A21BD">
      <w:pPr>
        <w:numPr>
          <w:ilvl w:val="0"/>
          <w:numId w:val="4"/>
        </w:numPr>
        <w:bidi/>
        <w:rPr>
          <w:sz w:val="28"/>
          <w:szCs w:val="28"/>
          <w:lang w:bidi="he-IL"/>
        </w:rPr>
      </w:pPr>
      <w:r w:rsidRPr="007A21BD">
        <w:rPr>
          <w:b/>
          <w:bCs/>
          <w:sz w:val="28"/>
          <w:szCs w:val="28"/>
          <w:rtl/>
          <w:lang w:bidi="he-IL"/>
        </w:rPr>
        <w:lastRenderedPageBreak/>
        <w:t>כאוס</w:t>
      </w:r>
      <w:r w:rsidRPr="007A21BD">
        <w:rPr>
          <w:sz w:val="28"/>
          <w:szCs w:val="28"/>
          <w:lang w:bidi="he-IL"/>
        </w:rPr>
        <w:t xml:space="preserve">: </w:t>
      </w:r>
      <w:r w:rsidRPr="007A21BD">
        <w:rPr>
          <w:sz w:val="28"/>
          <w:szCs w:val="28"/>
          <w:rtl/>
          <w:lang w:bidi="he-IL"/>
        </w:rPr>
        <w:t>מטוטלת כפולה היא מערכת כאוטית, כלומר רגישה מאוד לתנאי התחלה. אפילו שינויים קטנים במיקומים או מהירויות התחלתיים של המטוטלת עלולים להוביל למסלולים שונים לחלוטין. התנהגות כאוטית זו נובעת מהאינטראקציות המורכבות והלא לינאריות בין שני זרועות המטוטלת. קירוב הזוויות הקטנות מניח שהסטיות מהאנך קטנות ושהמערכת מתנהגת בצורה לינארית — מה שאינו נכון עבור מטוטלת כפולה</w:t>
      </w:r>
      <w:r w:rsidRPr="007A21BD">
        <w:rPr>
          <w:sz w:val="28"/>
          <w:szCs w:val="28"/>
          <w:lang w:bidi="he-IL"/>
        </w:rPr>
        <w:t>.</w:t>
      </w:r>
    </w:p>
    <w:p w14:paraId="0407B72B" w14:textId="100AFD7D" w:rsidR="007A21BD" w:rsidRDefault="007A21BD" w:rsidP="007A21BD">
      <w:pPr>
        <w:numPr>
          <w:ilvl w:val="0"/>
          <w:numId w:val="4"/>
        </w:numPr>
        <w:bidi/>
        <w:rPr>
          <w:sz w:val="28"/>
          <w:szCs w:val="28"/>
          <w:lang w:bidi="he-IL"/>
        </w:rPr>
      </w:pPr>
      <w:r w:rsidRPr="007A21BD">
        <w:rPr>
          <w:b/>
          <w:bCs/>
          <w:sz w:val="28"/>
          <w:szCs w:val="28"/>
          <w:rtl/>
          <w:lang w:bidi="he-IL"/>
        </w:rPr>
        <w:t>דינמיקה מורכבת</w:t>
      </w:r>
      <w:r w:rsidRPr="007A21BD">
        <w:rPr>
          <w:sz w:val="28"/>
          <w:szCs w:val="28"/>
          <w:lang w:bidi="he-IL"/>
        </w:rPr>
        <w:t xml:space="preserve">: </w:t>
      </w:r>
      <w:r w:rsidRPr="007A21BD">
        <w:rPr>
          <w:sz w:val="28"/>
          <w:szCs w:val="28"/>
          <w:rtl/>
          <w:lang w:bidi="he-IL"/>
        </w:rPr>
        <w:t>התנועה של מטוטלת כפולה כוללת מספר משוואות דיפרנציאליות מצומדות, שקשה מאוד לפתור בצורה אנליטית. משוואות אלו אינן ניתנות לפישוט בקלות לקירוב לינארי, כמו במקרה של מטוטלת פשוטה</w:t>
      </w:r>
      <w:r w:rsidRPr="007A21BD">
        <w:rPr>
          <w:sz w:val="28"/>
          <w:szCs w:val="28"/>
          <w:lang w:bidi="he-IL"/>
        </w:rPr>
        <w:t>.</w:t>
      </w:r>
    </w:p>
    <w:p w14:paraId="4C2FA4C4" w14:textId="3245B257" w:rsidR="009B3948" w:rsidRDefault="005C2455" w:rsidP="005C2455">
      <w:pPr>
        <w:bidi/>
        <w:rPr>
          <w:rFonts w:eastAsiaTheme="minorEastAsia"/>
          <w:iCs/>
          <w:sz w:val="28"/>
          <w:szCs w:val="28"/>
          <w:lang w:bidi="he-IL"/>
        </w:rPr>
      </w:pPr>
      <w:r w:rsidRPr="005C2455">
        <w:rPr>
          <w:sz w:val="28"/>
          <w:szCs w:val="28"/>
          <w:rtl/>
          <w:lang w:bidi="he-IL"/>
        </w:rPr>
        <w:t>אלה הן המשוואות עבור</w:t>
      </w:r>
      <w:r w:rsidRPr="006D015E">
        <w:rPr>
          <w:rtl/>
          <w:lang w:bidi="he-IL"/>
        </w:rPr>
        <w:t xml:space="preserve"> </w:t>
      </w:r>
      <m:oMath>
        <m:acc>
          <m:accPr>
            <m:chr m:val="̈"/>
            <m:ctrlPr>
              <w:rPr>
                <w:rFonts w:ascii="Cambria Math" w:eastAsiaTheme="minorEastAsia" w:hAnsi="Cambria Math"/>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ctrlPr>
                  <w:rPr>
                    <w:rFonts w:ascii="Cambria Math" w:eastAsiaTheme="minorEastAsia" w:hAnsi="Cambria Math"/>
                    <w:sz w:val="28"/>
                    <w:szCs w:val="28"/>
                    <w:lang w:bidi="he-IL"/>
                  </w:rPr>
                </m:ctrlPr>
              </m:e>
              <m:sub>
                <m:r>
                  <w:rPr>
                    <w:rFonts w:ascii="Cambria Math" w:eastAsiaTheme="minorEastAsia" w:hAnsi="Cambria Math"/>
                    <w:sz w:val="28"/>
                    <w:szCs w:val="28"/>
                    <w:lang w:bidi="he-IL"/>
                  </w:rPr>
                  <m:t>1</m:t>
                </m:r>
              </m:sub>
            </m:sSub>
          </m:e>
        </m:acc>
      </m:oMath>
      <w:r w:rsidR="006D015E" w:rsidRPr="006D015E">
        <w:rPr>
          <w:rFonts w:eastAsiaTheme="minorEastAsia"/>
          <w:sz w:val="28"/>
          <w:szCs w:val="28"/>
          <w:lang w:bidi="he-IL"/>
        </w:rPr>
        <w:t xml:space="preserve"> </w:t>
      </w:r>
      <w:r w:rsidR="006D015E">
        <w:rPr>
          <w:rFonts w:eastAsiaTheme="minorEastAsia" w:hint="cs"/>
          <w:sz w:val="28"/>
          <w:szCs w:val="28"/>
          <w:rtl/>
          <w:lang w:bidi="he-IL"/>
        </w:rPr>
        <w:t xml:space="preserve"> ו </w:t>
      </w:r>
      <w:r w:rsidR="006D015E" w:rsidRPr="006D015E">
        <w:rPr>
          <w:rFonts w:eastAsiaTheme="minorEastAsia"/>
          <w:sz w:val="28"/>
          <w:szCs w:val="28"/>
          <w:lang w:bidi="he-IL"/>
        </w:rPr>
        <w:t xml:space="preserve"> </w:t>
      </w:r>
      <m:oMath>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oMath>
      <w:r w:rsidRPr="005C2455">
        <w:rPr>
          <w:sz w:val="28"/>
          <w:szCs w:val="28"/>
          <w:rtl/>
          <w:lang w:bidi="he-IL"/>
        </w:rPr>
        <w:t>כדי שנוכל לפתור את זה באופן נומרי</w:t>
      </w:r>
      <w:r w:rsidR="009B3948">
        <w:rPr>
          <w:rFonts w:eastAsiaTheme="minorEastAsia"/>
          <w:i/>
          <w:sz w:val="28"/>
          <w:szCs w:val="28"/>
          <w:lang w:bidi="he-IL"/>
        </w:rPr>
        <w:t>:</w:t>
      </w:r>
      <w:r>
        <w:rPr>
          <w:rFonts w:eastAsiaTheme="minorEastAsia"/>
          <w:iCs/>
          <w:sz w:val="28"/>
          <w:szCs w:val="28"/>
          <w:lang w:bidi="he-IL"/>
        </w:rPr>
        <w:t xml:space="preserve">[2] </w:t>
      </w:r>
    </w:p>
    <w:p w14:paraId="6896C9E4" w14:textId="77777777" w:rsidR="005C2455" w:rsidRPr="006D015E" w:rsidRDefault="005C2455" w:rsidP="005C2455">
      <w:pPr>
        <w:bidi/>
        <w:rPr>
          <w:rFonts w:eastAsiaTheme="minorEastAsia"/>
          <w:iCs/>
          <w:sz w:val="28"/>
          <w:szCs w:val="28"/>
          <w:lang w:bidi="he-IL"/>
        </w:rPr>
      </w:pPr>
    </w:p>
    <w:p w14:paraId="1E121639" w14:textId="49C1F21B" w:rsidR="005C2455"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7DFD4B9E" w14:textId="4D3B968D" w:rsidR="00634B98" w:rsidRDefault="00634B98" w:rsidP="00623BEE">
      <w:pPr>
        <w:bidi/>
        <w:rPr>
          <w:rFonts w:eastAsiaTheme="minorEastAsia"/>
          <w:i/>
          <w:sz w:val="20"/>
          <w:szCs w:val="20"/>
          <w:lang w:bidi="he-IL"/>
        </w:rPr>
      </w:pPr>
    </w:p>
    <w:commentRangeStart w:id="4"/>
    <w:p w14:paraId="300933D0" w14:textId="28AFB914" w:rsidR="00634B98" w:rsidRPr="00634B98" w:rsidRDefault="00000000" w:rsidP="00634B98">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w:commentRangeEnd w:id="4"/>
          <m:r>
            <m:rPr>
              <m:sty m:val="p"/>
            </m:rPr>
            <w:rPr>
              <w:rStyle w:val="CommentReference"/>
              <w:rtl/>
            </w:rPr>
            <w:commentReference w:id="4"/>
          </m:r>
          <m:r>
            <w:rPr>
              <w:rStyle w:val="FootnoteReference"/>
              <w:rFonts w:ascii="Cambria Math" w:eastAsiaTheme="minorEastAsia" w:hAnsi="Cambria Math"/>
              <w:i/>
              <w:sz w:val="20"/>
              <w:szCs w:val="20"/>
              <w:lang w:bidi="he-IL"/>
            </w:rPr>
            <w:footnoteReference w:id="2"/>
          </m:r>
        </m:oMath>
      </m:oMathPara>
    </w:p>
    <w:p w14:paraId="4DA71C71" w14:textId="77777777" w:rsidR="005C2455" w:rsidRDefault="00623BEE" w:rsidP="00634B98">
      <w:pPr>
        <w:bidi/>
        <w:rPr>
          <w:rFonts w:eastAsiaTheme="minorEastAsia"/>
          <w:i/>
          <w:sz w:val="20"/>
          <w:szCs w:val="20"/>
          <w:lang w:bidi="he-IL"/>
        </w:rPr>
      </w:pP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commentRangeStart w:id="5"/>
      <w:r>
        <w:rPr>
          <w:rFonts w:eastAsiaTheme="minorEastAsia"/>
          <w:i/>
          <w:sz w:val="20"/>
          <w:szCs w:val="20"/>
          <w:lang w:bidi="he-IL"/>
        </w:rPr>
        <w:br/>
      </w:r>
      <w:r>
        <w:rPr>
          <w:rFonts w:eastAsiaTheme="minorEastAsia"/>
          <w:i/>
          <w:sz w:val="20"/>
          <w:szCs w:val="20"/>
          <w:lang w:bidi="he-IL"/>
        </w:rPr>
        <w:br/>
      </w:r>
      <w:commentRangeEnd w:id="5"/>
      <w:r w:rsidR="0091663F">
        <w:rPr>
          <w:rStyle w:val="CommentReference"/>
          <w:rtl/>
        </w:rPr>
        <w:commentReference w:id="5"/>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p>
    <w:p w14:paraId="4FED01C3" w14:textId="77777777" w:rsidR="00837587" w:rsidRDefault="00623BEE" w:rsidP="005C2455">
      <w:pPr>
        <w:bidi/>
        <w:rPr>
          <w:rFonts w:eastAsiaTheme="minorEastAsia"/>
          <w:i/>
          <w:sz w:val="20"/>
          <w:szCs w:val="20"/>
          <w:rtl/>
          <w:lang w:bidi="he-IL"/>
        </w:rPr>
      </w:pPr>
      <w:r>
        <w:rPr>
          <w:rFonts w:eastAsiaTheme="minorEastAsia"/>
          <w:i/>
          <w:sz w:val="20"/>
          <w:szCs w:val="20"/>
          <w:lang w:bidi="he-IL"/>
        </w:rPr>
        <w:br/>
      </w:r>
    </w:p>
    <w:p w14:paraId="48A335DE" w14:textId="16AEEDFF" w:rsidR="00634B98" w:rsidRDefault="00623BEE" w:rsidP="00837587">
      <w:pPr>
        <w:bidi/>
        <w:rPr>
          <w:rFonts w:eastAsiaTheme="minorEastAsia"/>
          <w:i/>
          <w:sz w:val="20"/>
          <w:szCs w:val="20"/>
          <w:lang w:bidi="he-IL"/>
        </w:rPr>
      </w:pPr>
      <w:r>
        <w:rPr>
          <w:rFonts w:eastAsiaTheme="minorEastAsia"/>
          <w:i/>
          <w:sz w:val="20"/>
          <w:szCs w:val="20"/>
          <w:lang w:bidi="he-IL"/>
        </w:rPr>
        <w:br/>
      </w:r>
    </w:p>
    <w:p w14:paraId="19F5C424" w14:textId="34A7F2ED" w:rsidR="00A4310B" w:rsidRDefault="008C459A" w:rsidP="003C01D6">
      <w:pPr>
        <w:bidi/>
        <w:rPr>
          <w:b/>
          <w:bCs/>
          <w:sz w:val="40"/>
          <w:szCs w:val="40"/>
          <w:u w:val="single"/>
          <w:lang w:bidi="he-IL"/>
        </w:rPr>
      </w:pPr>
      <w:r w:rsidRPr="008C459A">
        <w:rPr>
          <w:b/>
          <w:bCs/>
          <w:sz w:val="40"/>
          <w:szCs w:val="40"/>
          <w:u w:val="single"/>
          <w:rtl/>
          <w:lang w:bidi="he-IL"/>
        </w:rPr>
        <w:lastRenderedPageBreak/>
        <w:t>שאלת החקר</w:t>
      </w:r>
    </w:p>
    <w:p w14:paraId="40AC2E86" w14:textId="1A6962C8" w:rsidR="005C2455" w:rsidRDefault="002F44CD" w:rsidP="002F44CD">
      <w:pPr>
        <w:bidi/>
        <w:rPr>
          <w:rFonts w:cs="Arial"/>
          <w:sz w:val="28"/>
          <w:szCs w:val="28"/>
          <w:lang w:bidi="he-IL"/>
        </w:rPr>
      </w:pPr>
      <w:r w:rsidRPr="002F44CD">
        <w:rPr>
          <w:rFonts w:cs="Arial"/>
          <w:sz w:val="28"/>
          <w:szCs w:val="28"/>
          <w:rtl/>
          <w:lang w:bidi="he-IL"/>
        </w:rPr>
        <w:t>באילו ערכים של זוויות התחלתיות מופיעה תנועה כאוטית במערכת, כך ששינויים זעירים בזוויות אלו גורמים להתנהגות בלתי סדירה ובלתי ניתנת לחיזוי מדויק לאורך זמן</w:t>
      </w:r>
      <w:r w:rsidRPr="002F44CD">
        <w:rPr>
          <w:rFonts w:cs="Arial"/>
          <w:sz w:val="28"/>
          <w:szCs w:val="28"/>
          <w:lang w:bidi="he-IL"/>
        </w:rPr>
        <w:t>?</w:t>
      </w:r>
    </w:p>
    <w:p w14:paraId="40DD1877" w14:textId="3C3C2C5A" w:rsidR="00DE2DD6" w:rsidRPr="00A76782" w:rsidRDefault="004E300D" w:rsidP="00A76782">
      <w:pPr>
        <w:bidi/>
        <w:rPr>
          <w:rFonts w:cs="Arial"/>
          <w:b/>
          <w:bCs/>
          <w:sz w:val="40"/>
          <w:szCs w:val="40"/>
          <w:u w:val="single"/>
          <w:lang w:bidi="he-IL"/>
        </w:rPr>
      </w:pPr>
      <w:r>
        <w:rPr>
          <w:rFonts w:cs="Arial"/>
          <w:sz w:val="28"/>
          <w:szCs w:val="28"/>
          <w:lang w:bidi="he-IL"/>
        </w:rPr>
        <w:br w:type="page"/>
      </w:r>
      <w:r w:rsidR="00DE2DD6">
        <w:rPr>
          <w:rFonts w:cs="Arial"/>
          <w:sz w:val="28"/>
          <w:szCs w:val="28"/>
          <w:lang w:bidi="he-IL"/>
        </w:rPr>
        <w:lastRenderedPageBreak/>
        <w:t xml:space="preserve"> </w:t>
      </w:r>
      <w:r w:rsidR="00A76782" w:rsidRPr="00A76782">
        <w:rPr>
          <w:rFonts w:cs="Arial"/>
          <w:b/>
          <w:bCs/>
          <w:sz w:val="40"/>
          <w:szCs w:val="40"/>
          <w:u w:val="single"/>
          <w:rtl/>
          <w:lang w:bidi="he-IL"/>
        </w:rPr>
        <w:t>תיאור הקוד</w:t>
      </w:r>
    </w:p>
    <w:p w14:paraId="1A852C54" w14:textId="5E164E4F" w:rsidR="00DE2DD6" w:rsidRPr="00DE2DD6" w:rsidRDefault="00DE2DD6" w:rsidP="00DE2DD6">
      <w:pPr>
        <w:bidi/>
        <w:rPr>
          <w:rFonts w:cs="Arial"/>
          <w:sz w:val="28"/>
          <w:szCs w:val="28"/>
          <w:lang w:bidi="he-IL"/>
        </w:rPr>
      </w:pPr>
      <w:r>
        <w:rPr>
          <w:rFonts w:cs="Arial"/>
          <w:b/>
          <w:bCs/>
          <w:sz w:val="28"/>
          <w:szCs w:val="28"/>
          <w:lang w:bidi="he-IL"/>
        </w:rPr>
        <w:t xml:space="preserve"> (1</w:t>
      </w:r>
      <w:r w:rsidRPr="00DE2DD6">
        <w:rPr>
          <w:rFonts w:cs="Arial"/>
          <w:b/>
          <w:bCs/>
          <w:sz w:val="28"/>
          <w:szCs w:val="28"/>
          <w:rtl/>
          <w:lang w:bidi="he-IL"/>
        </w:rPr>
        <w:t>אתחול וקליטת קלט</w:t>
      </w:r>
      <w:r w:rsidRPr="00DE2DD6">
        <w:rPr>
          <w:rFonts w:cs="Arial"/>
          <w:b/>
          <w:bCs/>
          <w:sz w:val="28"/>
          <w:szCs w:val="28"/>
          <w:lang w:bidi="he-IL"/>
        </w:rPr>
        <w:t>:</w:t>
      </w:r>
    </w:p>
    <w:p w14:paraId="020256A1" w14:textId="77777777" w:rsidR="00DE2DD6" w:rsidRPr="00DE2DD6" w:rsidRDefault="00DE2DD6" w:rsidP="00DE2DD6">
      <w:pPr>
        <w:numPr>
          <w:ilvl w:val="0"/>
          <w:numId w:val="5"/>
        </w:numPr>
        <w:bidi/>
        <w:rPr>
          <w:rFonts w:cs="Arial"/>
          <w:sz w:val="28"/>
          <w:szCs w:val="28"/>
          <w:lang w:bidi="he-IL"/>
        </w:rPr>
      </w:pPr>
      <w:r w:rsidRPr="00DE2DD6">
        <w:rPr>
          <w:rFonts w:cs="Arial"/>
          <w:sz w:val="28"/>
          <w:szCs w:val="28"/>
          <w:rtl/>
          <w:lang w:bidi="he-IL"/>
        </w:rPr>
        <w:t>בקוד הזה אין קלט ישיר מהמשתמש (כמו</w:t>
      </w:r>
      <w:r w:rsidRPr="00DE2DD6">
        <w:rPr>
          <w:rFonts w:cs="Arial"/>
          <w:sz w:val="28"/>
          <w:szCs w:val="28"/>
          <w:rtl/>
        </w:rPr>
        <w:t xml:space="preserve"> </w:t>
      </w:r>
      <w:r w:rsidRPr="00DE2DD6">
        <w:rPr>
          <w:rFonts w:cs="Arial"/>
          <w:sz w:val="28"/>
          <w:szCs w:val="28"/>
          <w:lang w:bidi="he-IL"/>
        </w:rPr>
        <w:t xml:space="preserve">input()), </w:t>
      </w:r>
      <w:r w:rsidRPr="00DE2DD6">
        <w:rPr>
          <w:rFonts w:cs="Arial"/>
          <w:sz w:val="28"/>
          <w:szCs w:val="28"/>
          <w:rtl/>
          <w:lang w:bidi="he-IL"/>
        </w:rPr>
        <w:t>אלא ההגדרות נעשות ישירות בקוד</w:t>
      </w:r>
      <w:r w:rsidRPr="00DE2DD6">
        <w:rPr>
          <w:rFonts w:cs="Arial"/>
          <w:sz w:val="28"/>
          <w:szCs w:val="28"/>
          <w:lang w:bidi="he-IL"/>
        </w:rPr>
        <w:t>:</w:t>
      </w:r>
    </w:p>
    <w:p w14:paraId="1B6EAD95" w14:textId="77777777" w:rsidR="00DE2DD6" w:rsidRPr="00DE2DD6" w:rsidRDefault="00DE2DD6" w:rsidP="00DE2DD6">
      <w:pPr>
        <w:bidi/>
        <w:rPr>
          <w:rFonts w:cs="Arial"/>
          <w:sz w:val="28"/>
          <w:szCs w:val="28"/>
          <w:lang w:bidi="he-IL"/>
        </w:rPr>
      </w:pPr>
      <w:r w:rsidRPr="00DE2DD6">
        <w:rPr>
          <w:rFonts w:cs="Arial"/>
          <w:sz w:val="28"/>
          <w:szCs w:val="28"/>
          <w:lang w:bidi="he-IL"/>
        </w:rPr>
        <w:t>g = 9.81</w:t>
      </w:r>
    </w:p>
    <w:p w14:paraId="0005E149" w14:textId="77777777" w:rsidR="00DE2DD6" w:rsidRPr="00DE2DD6" w:rsidRDefault="00DE2DD6" w:rsidP="00DE2DD6">
      <w:pPr>
        <w:bidi/>
        <w:rPr>
          <w:rFonts w:cs="Arial"/>
          <w:sz w:val="28"/>
          <w:szCs w:val="28"/>
          <w:lang w:bidi="he-IL"/>
        </w:rPr>
      </w:pPr>
      <w:r w:rsidRPr="00DE2DD6">
        <w:rPr>
          <w:rFonts w:cs="Arial"/>
          <w:sz w:val="28"/>
          <w:szCs w:val="28"/>
          <w:lang w:bidi="he-IL"/>
        </w:rPr>
        <w:t>M1 = M2 = 1.0</w:t>
      </w:r>
    </w:p>
    <w:p w14:paraId="7CA04AD0" w14:textId="77777777" w:rsidR="00DE2DD6" w:rsidRPr="00DE2DD6" w:rsidRDefault="00DE2DD6" w:rsidP="00DE2DD6">
      <w:pPr>
        <w:bidi/>
        <w:rPr>
          <w:rFonts w:cs="Arial"/>
          <w:sz w:val="28"/>
          <w:szCs w:val="28"/>
          <w:lang w:bidi="he-IL"/>
        </w:rPr>
      </w:pPr>
      <w:r w:rsidRPr="00DE2DD6">
        <w:rPr>
          <w:rFonts w:cs="Arial"/>
          <w:sz w:val="28"/>
          <w:szCs w:val="28"/>
          <w:lang w:bidi="he-IL"/>
        </w:rPr>
        <w:t>L1 = L2 = 1.0</w:t>
      </w:r>
    </w:p>
    <w:p w14:paraId="2C630E98" w14:textId="77777777" w:rsidR="00DE2DD6" w:rsidRPr="00DE2DD6" w:rsidRDefault="00DE2DD6" w:rsidP="00DE2DD6">
      <w:pPr>
        <w:numPr>
          <w:ilvl w:val="0"/>
          <w:numId w:val="6"/>
        </w:numPr>
        <w:bidi/>
        <w:rPr>
          <w:rFonts w:cs="Arial"/>
          <w:sz w:val="28"/>
          <w:szCs w:val="28"/>
          <w:lang w:bidi="he-IL"/>
        </w:rPr>
      </w:pPr>
      <w:r w:rsidRPr="00DE2DD6">
        <w:rPr>
          <w:rFonts w:cs="Arial"/>
          <w:b/>
          <w:bCs/>
          <w:sz w:val="28"/>
          <w:szCs w:val="28"/>
          <w:rtl/>
          <w:lang w:bidi="he-IL"/>
        </w:rPr>
        <w:t>המשתנים הפיזיקליים שהוגדרו</w:t>
      </w:r>
      <w:r w:rsidRPr="00DE2DD6">
        <w:rPr>
          <w:rFonts w:cs="Arial"/>
          <w:b/>
          <w:bCs/>
          <w:sz w:val="28"/>
          <w:szCs w:val="28"/>
          <w:lang w:bidi="he-IL"/>
        </w:rPr>
        <w:t>:</w:t>
      </w:r>
    </w:p>
    <w:p w14:paraId="6F339663"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g: </w:t>
      </w:r>
      <w:r w:rsidRPr="00DE2DD6">
        <w:rPr>
          <w:rFonts w:cs="Arial"/>
          <w:sz w:val="28"/>
          <w:szCs w:val="28"/>
          <w:rtl/>
          <w:lang w:bidi="he-IL"/>
        </w:rPr>
        <w:t>תאוצת הכבידה</w:t>
      </w:r>
      <w:r w:rsidRPr="00DE2DD6">
        <w:rPr>
          <w:rFonts w:cs="Arial"/>
          <w:sz w:val="28"/>
          <w:szCs w:val="28"/>
          <w:lang w:bidi="he-IL"/>
        </w:rPr>
        <w:t>.</w:t>
      </w:r>
    </w:p>
    <w:p w14:paraId="291D4482"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M1, M2: </w:t>
      </w:r>
      <w:r w:rsidRPr="00DE2DD6">
        <w:rPr>
          <w:rFonts w:cs="Arial"/>
          <w:sz w:val="28"/>
          <w:szCs w:val="28"/>
          <w:rtl/>
          <w:lang w:bidi="he-IL"/>
        </w:rPr>
        <w:t>מסות המטוטלות</w:t>
      </w:r>
      <w:r w:rsidRPr="00DE2DD6">
        <w:rPr>
          <w:rFonts w:cs="Arial"/>
          <w:sz w:val="28"/>
          <w:szCs w:val="28"/>
          <w:lang w:bidi="he-IL"/>
        </w:rPr>
        <w:t>.</w:t>
      </w:r>
    </w:p>
    <w:p w14:paraId="62DA0278"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L1, L2: </w:t>
      </w:r>
      <w:r w:rsidRPr="00DE2DD6">
        <w:rPr>
          <w:rFonts w:cs="Arial"/>
          <w:sz w:val="28"/>
          <w:szCs w:val="28"/>
          <w:rtl/>
          <w:lang w:bidi="he-IL"/>
        </w:rPr>
        <w:t>אורכי המטוטלות</w:t>
      </w:r>
      <w:r w:rsidRPr="00DE2DD6">
        <w:rPr>
          <w:rFonts w:cs="Arial"/>
          <w:sz w:val="28"/>
          <w:szCs w:val="28"/>
          <w:lang w:bidi="he-IL"/>
        </w:rPr>
        <w:t>.</w:t>
      </w:r>
    </w:p>
    <w:p w14:paraId="609DAE3A" w14:textId="77777777" w:rsidR="00DE2DD6" w:rsidRPr="00DE2DD6" w:rsidRDefault="00DE2DD6" w:rsidP="00DE2DD6">
      <w:pPr>
        <w:numPr>
          <w:ilvl w:val="0"/>
          <w:numId w:val="6"/>
        </w:numPr>
        <w:bidi/>
        <w:rPr>
          <w:rFonts w:cs="Arial"/>
          <w:sz w:val="28"/>
          <w:szCs w:val="28"/>
          <w:lang w:bidi="he-IL"/>
        </w:rPr>
      </w:pPr>
      <w:r w:rsidRPr="00DE2DD6">
        <w:rPr>
          <w:rFonts w:cs="Arial"/>
          <w:sz w:val="28"/>
          <w:szCs w:val="28"/>
          <w:rtl/>
          <w:lang w:bidi="he-IL"/>
        </w:rPr>
        <w:t>בהמשך גם מוגדרים התנאים ההתחלתיים לכל סימולציה</w:t>
      </w:r>
      <w:r w:rsidRPr="00DE2DD6">
        <w:rPr>
          <w:rFonts w:cs="Arial"/>
          <w:sz w:val="28"/>
          <w:szCs w:val="28"/>
          <w:lang w:bidi="he-IL"/>
        </w:rPr>
        <w:t>:</w:t>
      </w:r>
    </w:p>
    <w:p w14:paraId="3E4C1F17" w14:textId="0E32D562" w:rsidR="00DE2DD6" w:rsidRPr="00DE2DD6" w:rsidRDefault="00DE2DD6" w:rsidP="00DE2DD6">
      <w:pPr>
        <w:bidi/>
        <w:rPr>
          <w:rFonts w:cs="Arial"/>
          <w:sz w:val="28"/>
          <w:szCs w:val="28"/>
          <w:lang w:bidi="he-IL"/>
        </w:rPr>
      </w:pPr>
    </w:p>
    <w:p w14:paraId="0951841C" w14:textId="77777777" w:rsidR="00DE2DD6" w:rsidRPr="00DE2DD6" w:rsidRDefault="00DE2DD6" w:rsidP="00DE2DD6">
      <w:pPr>
        <w:bidi/>
        <w:rPr>
          <w:rFonts w:cs="Arial"/>
          <w:sz w:val="28"/>
          <w:szCs w:val="28"/>
          <w:lang w:bidi="he-IL"/>
        </w:rPr>
      </w:pPr>
      <w:r w:rsidRPr="00DE2DD6">
        <w:rPr>
          <w:rFonts w:cs="Arial"/>
          <w:sz w:val="28"/>
          <w:szCs w:val="28"/>
          <w:lang w:bidi="he-IL"/>
        </w:rPr>
        <w:t>theta_degrees = [...]</w:t>
      </w:r>
    </w:p>
    <w:p w14:paraId="1745D5FB" w14:textId="334A7779" w:rsidR="00DE2DD6" w:rsidRPr="00DE2DD6" w:rsidRDefault="00DE2DD6" w:rsidP="00DE2DD6">
      <w:pPr>
        <w:bidi/>
        <w:rPr>
          <w:rFonts w:cs="Arial"/>
          <w:sz w:val="28"/>
          <w:szCs w:val="28"/>
          <w:lang w:bidi="he-IL"/>
        </w:rPr>
      </w:pPr>
      <w:r w:rsidRPr="00DE2DD6">
        <w:rPr>
          <w:rFonts w:cs="Arial"/>
          <w:sz w:val="28"/>
          <w:szCs w:val="28"/>
          <w:lang w:bidi="he-IL"/>
        </w:rPr>
        <w:t>delta = np.deg2rad(0.1)</w:t>
      </w:r>
    </w:p>
    <w:p w14:paraId="6D2EAD50" w14:textId="77777777" w:rsidR="00DE2DD6" w:rsidRPr="00DE2DD6" w:rsidRDefault="00DE2DD6" w:rsidP="00DE2DD6">
      <w:pPr>
        <w:numPr>
          <w:ilvl w:val="0"/>
          <w:numId w:val="7"/>
        </w:numPr>
        <w:bidi/>
        <w:rPr>
          <w:rFonts w:cs="Arial"/>
          <w:sz w:val="28"/>
          <w:szCs w:val="28"/>
          <w:lang w:bidi="he-IL"/>
        </w:rPr>
      </w:pPr>
      <w:r w:rsidRPr="00DE2DD6">
        <w:rPr>
          <w:rFonts w:cs="Arial"/>
          <w:sz w:val="28"/>
          <w:szCs w:val="28"/>
          <w:rtl/>
          <w:lang w:bidi="he-IL"/>
        </w:rPr>
        <w:t>נבחר טווח של זוויות התחלה עבור המטוטלות (במעלות), ואלו מומרות לרדיאנים כדי</w:t>
      </w:r>
      <w:r w:rsidRPr="00DE2DD6">
        <w:rPr>
          <w:rFonts w:cs="Arial"/>
          <w:sz w:val="28"/>
          <w:szCs w:val="28"/>
          <w:rtl/>
        </w:rPr>
        <w:t xml:space="preserve"> </w:t>
      </w:r>
      <w:r w:rsidRPr="00DE2DD6">
        <w:rPr>
          <w:rFonts w:cs="Arial"/>
          <w:sz w:val="28"/>
          <w:szCs w:val="28"/>
          <w:rtl/>
          <w:lang w:bidi="he-IL"/>
        </w:rPr>
        <w:t>לשמש בפונקציות טריגונומטריות</w:t>
      </w:r>
      <w:r w:rsidRPr="00DE2DD6">
        <w:rPr>
          <w:rFonts w:cs="Arial"/>
          <w:sz w:val="28"/>
          <w:szCs w:val="28"/>
          <w:lang w:bidi="he-IL"/>
        </w:rPr>
        <w:t>.</w:t>
      </w:r>
    </w:p>
    <w:p w14:paraId="32BBB992" w14:textId="77777777" w:rsidR="00DE2DD6" w:rsidRPr="00DE2DD6" w:rsidRDefault="00DE2DD6" w:rsidP="00DE2DD6">
      <w:pPr>
        <w:numPr>
          <w:ilvl w:val="0"/>
          <w:numId w:val="7"/>
        </w:numPr>
        <w:bidi/>
        <w:rPr>
          <w:rFonts w:cs="Arial"/>
          <w:sz w:val="28"/>
          <w:szCs w:val="28"/>
          <w:lang w:bidi="he-IL"/>
        </w:rPr>
      </w:pPr>
      <w:r w:rsidRPr="00DE2DD6">
        <w:rPr>
          <w:rFonts w:cs="Arial"/>
          <w:sz w:val="28"/>
          <w:szCs w:val="28"/>
          <w:rtl/>
          <w:lang w:bidi="he-IL"/>
        </w:rPr>
        <w:t>נבחר גם הפרש זעיר</w:t>
      </w:r>
      <w:r w:rsidRPr="00DE2DD6">
        <w:rPr>
          <w:rFonts w:cs="Arial"/>
          <w:sz w:val="28"/>
          <w:szCs w:val="28"/>
          <w:rtl/>
        </w:rPr>
        <w:t xml:space="preserve"> </w:t>
      </w:r>
      <w:r w:rsidRPr="00DE2DD6">
        <w:rPr>
          <w:rFonts w:cs="Arial"/>
          <w:sz w:val="28"/>
          <w:szCs w:val="28"/>
          <w:lang w:bidi="he-IL"/>
        </w:rPr>
        <w:t xml:space="preserve">delta </w:t>
      </w:r>
      <w:r w:rsidRPr="00DE2DD6">
        <w:rPr>
          <w:rFonts w:cs="Arial"/>
          <w:sz w:val="28"/>
          <w:szCs w:val="28"/>
          <w:rtl/>
          <w:lang w:bidi="he-IL"/>
        </w:rPr>
        <w:t>לזיהוי תופעות כאוטיות (שינוי התחלתי קטן)</w:t>
      </w:r>
      <w:r w:rsidRPr="00DE2DD6">
        <w:rPr>
          <w:rFonts w:cs="Arial"/>
          <w:sz w:val="28"/>
          <w:szCs w:val="28"/>
          <w:lang w:bidi="he-IL"/>
        </w:rPr>
        <w:t>.</w:t>
      </w:r>
    </w:p>
    <w:p w14:paraId="66CAD1E8" w14:textId="77777777" w:rsidR="00DE2DD6" w:rsidRPr="00DE2DD6" w:rsidRDefault="00000000" w:rsidP="00DE2DD6">
      <w:pPr>
        <w:bidi/>
        <w:rPr>
          <w:rFonts w:cs="Arial"/>
          <w:sz w:val="28"/>
          <w:szCs w:val="28"/>
          <w:lang w:bidi="he-IL"/>
        </w:rPr>
      </w:pPr>
      <w:r>
        <w:rPr>
          <w:rFonts w:cs="Arial"/>
          <w:sz w:val="28"/>
          <w:szCs w:val="28"/>
          <w:lang w:bidi="he-IL"/>
        </w:rPr>
        <w:pict w14:anchorId="591312BD">
          <v:rect id="_x0000_i1025" style="width:0;height:1.5pt" o:hralign="center" o:hrstd="t" o:hr="t" fillcolor="#a0a0a0" stroked="f"/>
        </w:pict>
      </w:r>
    </w:p>
    <w:p w14:paraId="0DE39025" w14:textId="0D147EB4" w:rsidR="00DE2DD6" w:rsidRPr="00DE2DD6" w:rsidRDefault="00DE2DD6" w:rsidP="00DE2DD6">
      <w:pPr>
        <w:bidi/>
        <w:rPr>
          <w:rFonts w:cs="Arial"/>
          <w:b/>
          <w:bCs/>
          <w:sz w:val="28"/>
          <w:szCs w:val="28"/>
          <w:lang w:bidi="he-IL"/>
        </w:rPr>
      </w:pPr>
      <w:r>
        <w:rPr>
          <w:rFonts w:cs="Arial"/>
          <w:b/>
          <w:bCs/>
          <w:sz w:val="28"/>
          <w:szCs w:val="28"/>
          <w:lang w:bidi="he-IL"/>
        </w:rPr>
        <w:t xml:space="preserve"> (</w:t>
      </w:r>
      <w:r w:rsidRPr="00DE2DD6">
        <w:rPr>
          <w:rFonts w:cs="Arial"/>
          <w:b/>
          <w:bCs/>
          <w:sz w:val="28"/>
          <w:szCs w:val="28"/>
          <w:lang w:bidi="he-IL"/>
        </w:rPr>
        <w:t xml:space="preserve">2. </w:t>
      </w:r>
      <w:r w:rsidRPr="00DE2DD6">
        <w:rPr>
          <w:rFonts w:cs="Arial"/>
          <w:b/>
          <w:bCs/>
          <w:sz w:val="28"/>
          <w:szCs w:val="28"/>
          <w:rtl/>
          <w:lang w:bidi="he-IL"/>
        </w:rPr>
        <w:t>פתרון נומרי בשיטת אוילר</w:t>
      </w:r>
      <w:r w:rsidRPr="00DE2DD6">
        <w:rPr>
          <w:rFonts w:cs="Arial"/>
          <w:b/>
          <w:bCs/>
          <w:sz w:val="28"/>
          <w:szCs w:val="28"/>
          <w:lang w:bidi="he-IL"/>
        </w:rPr>
        <w:t>:</w:t>
      </w:r>
    </w:p>
    <w:p w14:paraId="6E1D8D44" w14:textId="77777777" w:rsidR="00DE2DD6" w:rsidRPr="00DE2DD6" w:rsidRDefault="00DE2DD6" w:rsidP="00DE2DD6">
      <w:pPr>
        <w:numPr>
          <w:ilvl w:val="0"/>
          <w:numId w:val="8"/>
        </w:numPr>
        <w:bidi/>
        <w:rPr>
          <w:rFonts w:cs="Arial"/>
          <w:sz w:val="28"/>
          <w:szCs w:val="28"/>
          <w:lang w:bidi="he-IL"/>
        </w:rPr>
      </w:pPr>
      <w:r w:rsidRPr="00DE2DD6">
        <w:rPr>
          <w:rFonts w:cs="Arial"/>
          <w:sz w:val="28"/>
          <w:szCs w:val="28"/>
          <w:rtl/>
          <w:lang w:bidi="he-IL"/>
        </w:rPr>
        <w:t>הפונקציה</w:t>
      </w:r>
      <w:r w:rsidRPr="00DE2DD6">
        <w:rPr>
          <w:rFonts w:cs="Arial"/>
          <w:sz w:val="28"/>
          <w:szCs w:val="28"/>
          <w:rtl/>
        </w:rPr>
        <w:t xml:space="preserve"> </w:t>
      </w:r>
      <w:r w:rsidRPr="00DE2DD6">
        <w:rPr>
          <w:rFonts w:cs="Arial"/>
          <w:sz w:val="28"/>
          <w:szCs w:val="28"/>
          <w:lang w:bidi="he-IL"/>
        </w:rPr>
        <w:t xml:space="preserve">simulate_double_pendulum_euler() </w:t>
      </w:r>
      <w:r w:rsidRPr="00DE2DD6">
        <w:rPr>
          <w:rFonts w:cs="Arial"/>
          <w:sz w:val="28"/>
          <w:szCs w:val="28"/>
          <w:rtl/>
          <w:lang w:bidi="he-IL"/>
        </w:rPr>
        <w:t>אחראית לחישוב תנועת המטוטלת הכפולה בצורה נומרית</w:t>
      </w:r>
      <w:r w:rsidRPr="00DE2DD6">
        <w:rPr>
          <w:rFonts w:cs="Arial"/>
          <w:sz w:val="28"/>
          <w:szCs w:val="28"/>
          <w:lang w:bidi="he-IL"/>
        </w:rPr>
        <w:t>.</w:t>
      </w:r>
    </w:p>
    <w:p w14:paraId="5BD528CA" w14:textId="21784588" w:rsidR="00DE2DD6" w:rsidRPr="00DE2DD6" w:rsidRDefault="00DE2DD6" w:rsidP="00DE2DD6">
      <w:pPr>
        <w:bidi/>
        <w:rPr>
          <w:rFonts w:cs="Arial"/>
          <w:sz w:val="28"/>
          <w:szCs w:val="28"/>
          <w:lang w:bidi="he-IL"/>
        </w:rPr>
      </w:pPr>
    </w:p>
    <w:p w14:paraId="1B8AB9CE" w14:textId="77777777" w:rsidR="00DE2DD6" w:rsidRPr="00DE2DD6" w:rsidRDefault="00DE2DD6" w:rsidP="00DE2DD6">
      <w:pPr>
        <w:bidi/>
        <w:rPr>
          <w:rFonts w:cs="Arial"/>
          <w:sz w:val="28"/>
          <w:szCs w:val="28"/>
          <w:lang w:bidi="he-IL"/>
        </w:rPr>
      </w:pPr>
      <w:r w:rsidRPr="00DE2DD6">
        <w:rPr>
          <w:rFonts w:cs="Arial"/>
          <w:sz w:val="28"/>
          <w:szCs w:val="28"/>
          <w:lang w:bidi="he-IL"/>
        </w:rPr>
        <w:t>def simulate_double_pendulum_euler(...):</w:t>
      </w:r>
    </w:p>
    <w:p w14:paraId="3406E74F" w14:textId="77777777" w:rsidR="00DE2DD6" w:rsidRPr="00DE2DD6" w:rsidRDefault="00DE2DD6" w:rsidP="00DE2DD6">
      <w:pPr>
        <w:numPr>
          <w:ilvl w:val="0"/>
          <w:numId w:val="9"/>
        </w:numPr>
        <w:bidi/>
        <w:rPr>
          <w:rFonts w:cs="Arial"/>
          <w:sz w:val="28"/>
          <w:szCs w:val="28"/>
          <w:lang w:bidi="he-IL"/>
        </w:rPr>
      </w:pPr>
      <w:r w:rsidRPr="00DE2DD6">
        <w:rPr>
          <w:rFonts w:cs="Arial"/>
          <w:sz w:val="28"/>
          <w:szCs w:val="28"/>
          <w:rtl/>
          <w:lang w:bidi="he-IL"/>
        </w:rPr>
        <w:lastRenderedPageBreak/>
        <w:t>משתמשת בשיטת</w:t>
      </w:r>
      <w:r w:rsidRPr="00DE2DD6">
        <w:rPr>
          <w:rFonts w:cs="Arial"/>
          <w:sz w:val="28"/>
          <w:szCs w:val="28"/>
          <w:rtl/>
        </w:rPr>
        <w:t xml:space="preserve"> </w:t>
      </w:r>
      <w:r w:rsidRPr="00DE2DD6">
        <w:rPr>
          <w:rFonts w:cs="Arial"/>
          <w:b/>
          <w:bCs/>
          <w:sz w:val="28"/>
          <w:szCs w:val="28"/>
          <w:rtl/>
          <w:lang w:bidi="he-IL"/>
        </w:rPr>
        <w:t>אוילר</w:t>
      </w:r>
      <w:r w:rsidRPr="00DE2DD6">
        <w:rPr>
          <w:rFonts w:cs="Arial"/>
          <w:sz w:val="28"/>
          <w:szCs w:val="28"/>
          <w:rtl/>
        </w:rPr>
        <w:t xml:space="preserve"> </w:t>
      </w:r>
      <w:r w:rsidRPr="00DE2DD6">
        <w:rPr>
          <w:rFonts w:cs="Arial"/>
          <w:sz w:val="28"/>
          <w:szCs w:val="28"/>
          <w:lang w:bidi="he-IL"/>
        </w:rPr>
        <w:t xml:space="preserve">— </w:t>
      </w:r>
      <w:r w:rsidRPr="00DE2DD6">
        <w:rPr>
          <w:rFonts w:cs="Arial"/>
          <w:sz w:val="28"/>
          <w:szCs w:val="28"/>
          <w:rtl/>
          <w:lang w:bidi="he-IL"/>
        </w:rPr>
        <w:t>שיטה פשוטה לפתרון משוואות דיפרנציאליות על ידי חישוב ההפרש בצעדים קטנים בזמן</w:t>
      </w:r>
      <w:r w:rsidRPr="00DE2DD6">
        <w:rPr>
          <w:rFonts w:cs="Arial"/>
          <w:sz w:val="28"/>
          <w:szCs w:val="28"/>
          <w:lang w:bidi="he-IL"/>
        </w:rPr>
        <w:t>.</w:t>
      </w:r>
    </w:p>
    <w:p w14:paraId="07E48284" w14:textId="77777777" w:rsidR="00DE2DD6" w:rsidRPr="00DE2DD6" w:rsidRDefault="00DE2DD6" w:rsidP="00DE2DD6">
      <w:pPr>
        <w:numPr>
          <w:ilvl w:val="0"/>
          <w:numId w:val="9"/>
        </w:numPr>
        <w:bidi/>
        <w:rPr>
          <w:rFonts w:cs="Arial"/>
          <w:sz w:val="28"/>
          <w:szCs w:val="28"/>
          <w:lang w:bidi="he-IL"/>
        </w:rPr>
      </w:pPr>
      <w:r w:rsidRPr="00DE2DD6">
        <w:rPr>
          <w:rFonts w:cs="Arial"/>
          <w:b/>
          <w:bCs/>
          <w:sz w:val="28"/>
          <w:szCs w:val="28"/>
          <w:rtl/>
          <w:lang w:bidi="he-IL"/>
        </w:rPr>
        <w:t>תהליך הפתרון</w:t>
      </w:r>
      <w:r w:rsidRPr="00DE2DD6">
        <w:rPr>
          <w:rFonts w:cs="Arial"/>
          <w:b/>
          <w:bCs/>
          <w:sz w:val="28"/>
          <w:szCs w:val="28"/>
          <w:lang w:bidi="he-IL"/>
        </w:rPr>
        <w:t>:</w:t>
      </w:r>
    </w:p>
    <w:p w14:paraId="646FB9FF" w14:textId="77777777" w:rsidR="00DE2DD6" w:rsidRPr="00DE2DD6" w:rsidRDefault="00DE2DD6" w:rsidP="00DE2DD6">
      <w:pPr>
        <w:numPr>
          <w:ilvl w:val="1"/>
          <w:numId w:val="9"/>
        </w:numPr>
        <w:bidi/>
        <w:rPr>
          <w:rFonts w:cs="Arial"/>
          <w:sz w:val="28"/>
          <w:szCs w:val="28"/>
          <w:lang w:bidi="he-IL"/>
        </w:rPr>
      </w:pPr>
      <w:r w:rsidRPr="00DE2DD6">
        <w:rPr>
          <w:rFonts w:cs="Arial"/>
          <w:sz w:val="28"/>
          <w:szCs w:val="28"/>
          <w:rtl/>
          <w:lang w:bidi="he-IL"/>
        </w:rPr>
        <w:t>הגדרת מערכים לזוויות ולמהירויות של כל מטוטלת לאורך הזמן</w:t>
      </w:r>
      <w:r w:rsidRPr="00DE2DD6">
        <w:rPr>
          <w:rFonts w:cs="Arial"/>
          <w:sz w:val="28"/>
          <w:szCs w:val="28"/>
          <w:lang w:bidi="he-IL"/>
        </w:rPr>
        <w:t>.</w:t>
      </w:r>
    </w:p>
    <w:p w14:paraId="2D3F66BF" w14:textId="77777777" w:rsidR="00DE2DD6" w:rsidRPr="00DE2DD6" w:rsidRDefault="00DE2DD6" w:rsidP="00DE2DD6">
      <w:pPr>
        <w:numPr>
          <w:ilvl w:val="1"/>
          <w:numId w:val="9"/>
        </w:numPr>
        <w:bidi/>
        <w:rPr>
          <w:rFonts w:cs="Arial"/>
          <w:sz w:val="28"/>
          <w:szCs w:val="28"/>
          <w:lang w:bidi="he-IL"/>
        </w:rPr>
      </w:pPr>
      <w:r w:rsidRPr="00DE2DD6">
        <w:rPr>
          <w:rFonts w:cs="Arial"/>
          <w:sz w:val="28"/>
          <w:szCs w:val="28"/>
          <w:rtl/>
          <w:lang w:bidi="he-IL"/>
        </w:rPr>
        <w:t>עבור כל צעד זמן</w:t>
      </w:r>
      <w:r w:rsidRPr="00DE2DD6">
        <w:rPr>
          <w:rFonts w:cs="Arial"/>
          <w:sz w:val="28"/>
          <w:szCs w:val="28"/>
          <w:lang w:bidi="he-IL"/>
        </w:rPr>
        <w:t>:</w:t>
      </w:r>
    </w:p>
    <w:p w14:paraId="74557192"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חישוב התאוצות הזוויתיות של שתי המטוטלות (משוואות מורכבות שתלויות בזוויות ובמהירויות)</w:t>
      </w:r>
      <w:r w:rsidRPr="00DE2DD6">
        <w:rPr>
          <w:rFonts w:cs="Arial"/>
          <w:sz w:val="28"/>
          <w:szCs w:val="28"/>
          <w:lang w:bidi="he-IL"/>
        </w:rPr>
        <w:t>.</w:t>
      </w:r>
    </w:p>
    <w:p w14:paraId="0CF2D31F"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עדכון מהירות על פי התאוצה</w:t>
      </w:r>
      <w:r w:rsidRPr="00DE2DD6">
        <w:rPr>
          <w:rFonts w:cs="Arial"/>
          <w:sz w:val="28"/>
          <w:szCs w:val="28"/>
          <w:lang w:bidi="he-IL"/>
        </w:rPr>
        <w:t>.</w:t>
      </w:r>
    </w:p>
    <w:p w14:paraId="5A9A0116"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עדכון זווית לפי המהירות</w:t>
      </w:r>
      <w:r w:rsidRPr="00DE2DD6">
        <w:rPr>
          <w:rFonts w:cs="Arial"/>
          <w:sz w:val="28"/>
          <w:szCs w:val="28"/>
          <w:lang w:bidi="he-IL"/>
        </w:rPr>
        <w:t>.</w:t>
      </w:r>
    </w:p>
    <w:p w14:paraId="61288501"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שמירת הערכים</w:t>
      </w:r>
      <w:r w:rsidRPr="00DE2DD6">
        <w:rPr>
          <w:rFonts w:cs="Arial"/>
          <w:sz w:val="28"/>
          <w:szCs w:val="28"/>
          <w:lang w:bidi="he-IL"/>
        </w:rPr>
        <w:t>.</w:t>
      </w:r>
    </w:p>
    <w:p w14:paraId="454D147C" w14:textId="77777777" w:rsidR="00DE2DD6" w:rsidRPr="00DE2DD6" w:rsidRDefault="00000000" w:rsidP="00DE2DD6">
      <w:pPr>
        <w:bidi/>
        <w:rPr>
          <w:rFonts w:cs="Arial"/>
          <w:sz w:val="28"/>
          <w:szCs w:val="28"/>
          <w:lang w:bidi="he-IL"/>
        </w:rPr>
      </w:pPr>
      <w:r>
        <w:rPr>
          <w:rFonts w:cs="Arial"/>
          <w:sz w:val="28"/>
          <w:szCs w:val="28"/>
          <w:lang w:bidi="he-IL"/>
        </w:rPr>
        <w:pict w14:anchorId="079281AB">
          <v:rect id="_x0000_i1026" style="width:0;height:1.5pt" o:hralign="center" o:hrstd="t" o:hr="t" fillcolor="#a0a0a0" stroked="f"/>
        </w:pict>
      </w:r>
    </w:p>
    <w:p w14:paraId="3917A387" w14:textId="2DA2EE01" w:rsidR="00DE2DD6" w:rsidRPr="00DE2DD6" w:rsidRDefault="00DE2DD6" w:rsidP="00DE2DD6">
      <w:pPr>
        <w:bidi/>
        <w:rPr>
          <w:rFonts w:cs="Arial"/>
          <w:b/>
          <w:bCs/>
          <w:sz w:val="28"/>
          <w:szCs w:val="28"/>
          <w:lang w:bidi="he-IL"/>
        </w:rPr>
      </w:pPr>
      <w:r>
        <w:rPr>
          <w:rFonts w:cs="Arial"/>
          <w:b/>
          <w:bCs/>
          <w:sz w:val="28"/>
          <w:szCs w:val="28"/>
          <w:lang w:bidi="he-IL"/>
        </w:rPr>
        <w:t xml:space="preserve"> (3</w:t>
      </w:r>
      <w:r w:rsidRPr="00DE2DD6">
        <w:rPr>
          <w:rFonts w:cs="Arial"/>
          <w:b/>
          <w:bCs/>
          <w:sz w:val="28"/>
          <w:szCs w:val="28"/>
          <w:lang w:bidi="he-IL"/>
        </w:rPr>
        <w:t xml:space="preserve">. </w:t>
      </w:r>
      <w:r>
        <w:rPr>
          <w:rFonts w:cs="Arial"/>
          <w:b/>
          <w:bCs/>
          <w:sz w:val="28"/>
          <w:szCs w:val="28"/>
          <w:lang w:bidi="he-IL"/>
        </w:rPr>
        <w:t xml:space="preserve"> </w:t>
      </w:r>
      <w:r w:rsidRPr="00DE2DD6">
        <w:rPr>
          <w:rFonts w:cs="Arial"/>
          <w:b/>
          <w:bCs/>
          <w:sz w:val="28"/>
          <w:szCs w:val="28"/>
          <w:rtl/>
          <w:lang w:bidi="he-IL"/>
        </w:rPr>
        <w:t>השוואת פתרונות באמצעות גרפים</w:t>
      </w:r>
      <w:r w:rsidRPr="00DE2DD6">
        <w:rPr>
          <w:rFonts w:cs="Arial"/>
          <w:b/>
          <w:bCs/>
          <w:sz w:val="28"/>
          <w:szCs w:val="28"/>
          <w:lang w:bidi="he-IL"/>
        </w:rPr>
        <w:t>:</w:t>
      </w:r>
    </w:p>
    <w:p w14:paraId="5AE93AA6" w14:textId="7990B242" w:rsidR="00DE2DD6" w:rsidRPr="00DE2DD6" w:rsidRDefault="00DE2DD6" w:rsidP="00DE2DD6">
      <w:pPr>
        <w:numPr>
          <w:ilvl w:val="0"/>
          <w:numId w:val="10"/>
        </w:numPr>
        <w:bidi/>
        <w:rPr>
          <w:rFonts w:cs="Arial"/>
          <w:sz w:val="28"/>
          <w:szCs w:val="28"/>
          <w:lang w:bidi="he-IL"/>
        </w:rPr>
      </w:pPr>
      <w:r w:rsidRPr="00DE2DD6">
        <w:rPr>
          <w:rFonts w:cs="Arial"/>
          <w:sz w:val="28"/>
          <w:szCs w:val="28"/>
          <w:rtl/>
          <w:lang w:bidi="he-IL"/>
        </w:rPr>
        <w:t>לאחר ביצוע כל זוג סימולציות</w:t>
      </w:r>
      <w:r w:rsidRPr="00DE2DD6">
        <w:rPr>
          <w:rFonts w:cs="Arial"/>
          <w:sz w:val="28"/>
          <w:szCs w:val="28"/>
          <w:lang w:bidi="he-IL"/>
        </w:rPr>
        <w:t xml:space="preserve"> Sim A</w:t>
      </w:r>
      <w:r>
        <w:rPr>
          <w:rFonts w:cs="Arial"/>
          <w:sz w:val="28"/>
          <w:szCs w:val="28"/>
          <w:lang w:bidi="he-IL"/>
        </w:rPr>
        <w:t>)</w:t>
      </w:r>
      <w:r w:rsidRPr="00DE2DD6">
        <w:rPr>
          <w:rFonts w:cs="Arial"/>
          <w:sz w:val="28"/>
          <w:szCs w:val="28"/>
          <w:lang w:bidi="he-IL"/>
        </w:rPr>
        <w:t xml:space="preserve"> </w:t>
      </w:r>
      <w:r w:rsidRPr="00DE2DD6">
        <w:rPr>
          <w:rFonts w:cs="Arial"/>
          <w:sz w:val="28"/>
          <w:szCs w:val="28"/>
          <w:rtl/>
          <w:lang w:bidi="he-IL"/>
        </w:rPr>
        <w:t>ו־</w:t>
      </w:r>
      <w:r>
        <w:rPr>
          <w:rFonts w:cs="Arial"/>
          <w:sz w:val="28"/>
          <w:szCs w:val="28"/>
          <w:lang w:bidi="he-IL"/>
        </w:rPr>
        <w:t>(</w:t>
      </w:r>
      <w:r w:rsidRPr="00DE2DD6">
        <w:rPr>
          <w:rFonts w:cs="Arial"/>
          <w:sz w:val="28"/>
          <w:szCs w:val="28"/>
          <w:lang w:bidi="he-IL"/>
        </w:rPr>
        <w:t xml:space="preserve">Sim B </w:t>
      </w:r>
      <w:r w:rsidRPr="00DE2DD6">
        <w:rPr>
          <w:rFonts w:cs="Arial"/>
          <w:sz w:val="28"/>
          <w:szCs w:val="28"/>
          <w:rtl/>
          <w:lang w:bidi="he-IL"/>
        </w:rPr>
        <w:t>עם הבדל זעיר בזווית ההתחלתית, אנו משווים את התוצאות הגרפית</w:t>
      </w:r>
      <w:r w:rsidRPr="00DE2DD6">
        <w:rPr>
          <w:rFonts w:cs="Arial"/>
          <w:sz w:val="28"/>
          <w:szCs w:val="28"/>
          <w:lang w:bidi="he-IL"/>
        </w:rPr>
        <w:t>:</w:t>
      </w:r>
    </w:p>
    <w:p w14:paraId="0CBA3862" w14:textId="77777777" w:rsidR="00DE2DD6" w:rsidRPr="00DE2DD6" w:rsidRDefault="00DE2DD6" w:rsidP="00DE2DD6">
      <w:pPr>
        <w:bidi/>
        <w:rPr>
          <w:rFonts w:cs="Arial"/>
          <w:sz w:val="28"/>
          <w:szCs w:val="28"/>
          <w:lang w:bidi="he-IL"/>
        </w:rPr>
      </w:pPr>
      <w:r w:rsidRPr="00DE2DD6">
        <w:rPr>
          <w:rFonts w:cs="Arial"/>
          <w:sz w:val="28"/>
          <w:szCs w:val="28"/>
          <w:lang w:bidi="he-IL"/>
        </w:rPr>
        <w:t>fig, axs = plt.subplots(...)</w:t>
      </w:r>
    </w:p>
    <w:p w14:paraId="5F11B156" w14:textId="77777777" w:rsidR="00DE2DD6" w:rsidRPr="00DE2DD6" w:rsidRDefault="00DE2DD6" w:rsidP="00DE2DD6">
      <w:pPr>
        <w:bidi/>
        <w:rPr>
          <w:rFonts w:cs="Arial"/>
          <w:sz w:val="28"/>
          <w:szCs w:val="28"/>
          <w:lang w:bidi="he-IL"/>
        </w:rPr>
      </w:pPr>
      <w:r w:rsidRPr="00DE2DD6">
        <w:rPr>
          <w:rFonts w:cs="Arial"/>
          <w:sz w:val="28"/>
          <w:szCs w:val="28"/>
          <w:lang w:bidi="he-IL"/>
        </w:rPr>
        <w:t>...</w:t>
      </w:r>
    </w:p>
    <w:p w14:paraId="44CD10C0" w14:textId="77777777" w:rsidR="00DE2DD6" w:rsidRPr="00DE2DD6" w:rsidRDefault="00DE2DD6" w:rsidP="00DE2DD6">
      <w:pPr>
        <w:bidi/>
        <w:rPr>
          <w:rFonts w:cs="Arial"/>
          <w:sz w:val="28"/>
          <w:szCs w:val="28"/>
          <w:lang w:bidi="he-IL"/>
        </w:rPr>
      </w:pPr>
      <w:r w:rsidRPr="00DE2DD6">
        <w:rPr>
          <w:rFonts w:cs="Arial"/>
          <w:sz w:val="28"/>
          <w:szCs w:val="28"/>
          <w:lang w:bidi="he-IL"/>
        </w:rPr>
        <w:t>ax.plot(x2_a, y2_a, label='Sim A')</w:t>
      </w:r>
    </w:p>
    <w:p w14:paraId="0A086DCB" w14:textId="77777777" w:rsidR="00DE2DD6" w:rsidRPr="00DE2DD6" w:rsidRDefault="00DE2DD6" w:rsidP="00DE2DD6">
      <w:pPr>
        <w:bidi/>
        <w:rPr>
          <w:rFonts w:cs="Arial"/>
          <w:sz w:val="28"/>
          <w:szCs w:val="28"/>
          <w:lang w:bidi="he-IL"/>
        </w:rPr>
      </w:pPr>
      <w:r w:rsidRPr="00DE2DD6">
        <w:rPr>
          <w:rFonts w:cs="Arial"/>
          <w:sz w:val="28"/>
          <w:szCs w:val="28"/>
          <w:lang w:bidi="he-IL"/>
        </w:rPr>
        <w:t>ax.plot(x2_b, y2_b, label='Sim B')</w:t>
      </w:r>
    </w:p>
    <w:p w14:paraId="0068C8A3" w14:textId="77777777" w:rsidR="00DE2DD6" w:rsidRPr="00DE2DD6" w:rsidRDefault="00DE2DD6" w:rsidP="00DE2DD6">
      <w:pPr>
        <w:numPr>
          <w:ilvl w:val="0"/>
          <w:numId w:val="11"/>
        </w:numPr>
        <w:bidi/>
        <w:rPr>
          <w:rFonts w:cs="Arial"/>
          <w:sz w:val="28"/>
          <w:szCs w:val="28"/>
          <w:lang w:bidi="he-IL"/>
        </w:rPr>
      </w:pPr>
      <w:r w:rsidRPr="00DE2DD6">
        <w:rPr>
          <w:rFonts w:cs="Arial"/>
          <w:b/>
          <w:bCs/>
          <w:sz w:val="28"/>
          <w:szCs w:val="28"/>
          <w:rtl/>
          <w:lang w:bidi="he-IL"/>
        </w:rPr>
        <w:t>מה הגרפים מראים</w:t>
      </w:r>
      <w:r w:rsidRPr="00DE2DD6">
        <w:rPr>
          <w:rFonts w:cs="Arial"/>
          <w:b/>
          <w:bCs/>
          <w:sz w:val="28"/>
          <w:szCs w:val="28"/>
          <w:lang w:bidi="he-IL"/>
        </w:rPr>
        <w:t>?</w:t>
      </w:r>
    </w:p>
    <w:p w14:paraId="4EE5B80E"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את מסלול קצה המטוטלת השנייה לכל אחת מהסימולציות</w:t>
      </w:r>
      <w:r w:rsidRPr="00DE2DD6">
        <w:rPr>
          <w:rFonts w:cs="Arial"/>
          <w:sz w:val="28"/>
          <w:szCs w:val="28"/>
          <w:lang w:bidi="he-IL"/>
        </w:rPr>
        <w:t>.</w:t>
      </w:r>
    </w:p>
    <w:p w14:paraId="5DD2DCAF"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אם המסלולים מתפצלים מאוד – זה מצביע על</w:t>
      </w:r>
      <w:r w:rsidRPr="00DE2DD6">
        <w:rPr>
          <w:rFonts w:cs="Arial"/>
          <w:sz w:val="28"/>
          <w:szCs w:val="28"/>
          <w:rtl/>
        </w:rPr>
        <w:t xml:space="preserve"> </w:t>
      </w:r>
      <w:r w:rsidRPr="00DE2DD6">
        <w:rPr>
          <w:rFonts w:cs="Arial"/>
          <w:b/>
          <w:bCs/>
          <w:sz w:val="28"/>
          <w:szCs w:val="28"/>
          <w:rtl/>
          <w:lang w:bidi="he-IL"/>
        </w:rPr>
        <w:t>כאוס</w:t>
      </w:r>
      <w:r w:rsidRPr="00DE2DD6">
        <w:rPr>
          <w:rFonts w:cs="Arial"/>
          <w:sz w:val="28"/>
          <w:szCs w:val="28"/>
          <w:lang w:bidi="he-IL"/>
        </w:rPr>
        <w:t>.</w:t>
      </w:r>
    </w:p>
    <w:p w14:paraId="7D690781" w14:textId="77777777" w:rsidR="00DE2DD6" w:rsidRPr="00DE2DD6" w:rsidRDefault="00DE2DD6" w:rsidP="00DE2DD6">
      <w:pPr>
        <w:numPr>
          <w:ilvl w:val="0"/>
          <w:numId w:val="11"/>
        </w:numPr>
        <w:bidi/>
        <w:rPr>
          <w:rFonts w:cs="Arial"/>
          <w:sz w:val="28"/>
          <w:szCs w:val="28"/>
          <w:lang w:bidi="he-IL"/>
        </w:rPr>
      </w:pPr>
      <w:r w:rsidRPr="00DE2DD6">
        <w:rPr>
          <w:rFonts w:cs="Arial"/>
          <w:b/>
          <w:bCs/>
          <w:sz w:val="28"/>
          <w:szCs w:val="28"/>
          <w:rtl/>
          <w:lang w:bidi="he-IL"/>
        </w:rPr>
        <w:t>מדוע חשוב</w:t>
      </w:r>
      <w:r w:rsidRPr="00DE2DD6">
        <w:rPr>
          <w:rFonts w:cs="Arial"/>
          <w:b/>
          <w:bCs/>
          <w:sz w:val="28"/>
          <w:szCs w:val="28"/>
          <w:lang w:bidi="he-IL"/>
        </w:rPr>
        <w:t>?</w:t>
      </w:r>
    </w:p>
    <w:p w14:paraId="4151C936"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הדמיית ההבדלים מאפשרת לראות אם המערכת רגישה לשינויים קטנים בתחילה — עקרון בסיסי של מערכות כאוטיות</w:t>
      </w:r>
      <w:r w:rsidRPr="00DE2DD6">
        <w:rPr>
          <w:rFonts w:cs="Arial"/>
          <w:sz w:val="28"/>
          <w:szCs w:val="28"/>
          <w:lang w:bidi="he-IL"/>
        </w:rPr>
        <w:t>.</w:t>
      </w:r>
    </w:p>
    <w:p w14:paraId="79A10570" w14:textId="77777777" w:rsidR="00DE2DD6" w:rsidRPr="00DE2DD6" w:rsidRDefault="00DE2DD6" w:rsidP="00DE2DD6">
      <w:pPr>
        <w:numPr>
          <w:ilvl w:val="0"/>
          <w:numId w:val="11"/>
        </w:numPr>
        <w:bidi/>
        <w:rPr>
          <w:rFonts w:cs="Arial"/>
          <w:sz w:val="28"/>
          <w:szCs w:val="28"/>
          <w:lang w:bidi="he-IL"/>
        </w:rPr>
      </w:pPr>
      <w:r w:rsidRPr="00DE2DD6">
        <w:rPr>
          <w:rFonts w:cs="Arial"/>
          <w:sz w:val="28"/>
          <w:szCs w:val="28"/>
          <w:rtl/>
          <w:lang w:bidi="he-IL"/>
        </w:rPr>
        <w:lastRenderedPageBreak/>
        <w:t>אם המרחק בין המסלולים עבר את 0.1 מטר</w:t>
      </w:r>
      <w:r w:rsidRPr="00DE2DD6">
        <w:rPr>
          <w:rFonts w:cs="Arial"/>
          <w:sz w:val="28"/>
          <w:szCs w:val="28"/>
          <w:lang w:bidi="he-IL"/>
        </w:rPr>
        <w:t>:</w:t>
      </w:r>
    </w:p>
    <w:p w14:paraId="28F0DC2F" w14:textId="77777777" w:rsidR="00DE2DD6" w:rsidRPr="00DE2DD6" w:rsidRDefault="00DE2DD6" w:rsidP="00DE2DD6">
      <w:pPr>
        <w:bidi/>
        <w:rPr>
          <w:rFonts w:cs="Arial"/>
          <w:sz w:val="28"/>
          <w:szCs w:val="28"/>
          <w:lang w:bidi="he-IL"/>
        </w:rPr>
      </w:pPr>
      <w:r w:rsidRPr="00DE2DD6">
        <w:rPr>
          <w:rFonts w:cs="Arial"/>
          <w:sz w:val="28"/>
          <w:szCs w:val="28"/>
          <w:lang w:bidi="he-IL"/>
        </w:rPr>
        <w:t>dist = np.sqrt(...)</w:t>
      </w:r>
    </w:p>
    <w:p w14:paraId="3B3BACF3" w14:textId="77777777" w:rsidR="00DE2DD6" w:rsidRPr="00DE2DD6" w:rsidRDefault="00DE2DD6" w:rsidP="00DE2DD6">
      <w:pPr>
        <w:bidi/>
        <w:rPr>
          <w:rFonts w:cs="Arial"/>
          <w:sz w:val="28"/>
          <w:szCs w:val="28"/>
          <w:lang w:bidi="he-IL"/>
        </w:rPr>
      </w:pPr>
      <w:r w:rsidRPr="00DE2DD6">
        <w:rPr>
          <w:rFonts w:cs="Arial"/>
          <w:sz w:val="28"/>
          <w:szCs w:val="28"/>
          <w:lang w:bidi="he-IL"/>
        </w:rPr>
        <w:t>separation_indices = np.where(dist &gt; 0.1)[0]</w:t>
      </w:r>
    </w:p>
    <w:p w14:paraId="7B66B0C1" w14:textId="77777777" w:rsidR="00DE2DD6" w:rsidRPr="00DE2DD6" w:rsidRDefault="00DE2DD6" w:rsidP="00DE2DD6">
      <w:pPr>
        <w:numPr>
          <w:ilvl w:val="0"/>
          <w:numId w:val="12"/>
        </w:numPr>
        <w:bidi/>
        <w:rPr>
          <w:rFonts w:cs="Arial"/>
          <w:sz w:val="28"/>
          <w:szCs w:val="28"/>
          <w:lang w:bidi="he-IL"/>
        </w:rPr>
      </w:pPr>
      <w:r w:rsidRPr="00DE2DD6">
        <w:rPr>
          <w:rFonts w:cs="Arial"/>
          <w:sz w:val="28"/>
          <w:szCs w:val="28"/>
          <w:rtl/>
          <w:lang w:bidi="he-IL"/>
        </w:rPr>
        <w:t>נצבע נקודת הפרדה בצבע שחור</w:t>
      </w:r>
      <w:r w:rsidRPr="00DE2DD6">
        <w:rPr>
          <w:rFonts w:cs="Arial"/>
          <w:sz w:val="28"/>
          <w:szCs w:val="28"/>
          <w:lang w:bidi="he-IL"/>
        </w:rPr>
        <w:t xml:space="preserve"> (</w:t>
      </w:r>
      <w:r w:rsidRPr="00DE2DD6">
        <w:rPr>
          <w:rFonts w:cs="Arial"/>
          <w:sz w:val="28"/>
          <w:szCs w:val="28"/>
          <w:rtl/>
          <w:lang w:bidi="he-IL"/>
        </w:rPr>
        <w:t>קו או</w:t>
      </w:r>
      <w:r w:rsidRPr="00DE2DD6">
        <w:rPr>
          <w:rFonts w:cs="Arial"/>
          <w:sz w:val="28"/>
          <w:szCs w:val="28"/>
          <w:lang w:bidi="he-IL"/>
        </w:rPr>
        <w:t xml:space="preserve"> X) </w:t>
      </w:r>
      <w:r w:rsidRPr="00DE2DD6">
        <w:rPr>
          <w:rFonts w:cs="Arial"/>
          <w:sz w:val="28"/>
          <w:szCs w:val="28"/>
          <w:rtl/>
          <w:lang w:bidi="he-IL"/>
        </w:rPr>
        <w:t>כדי לסמן מתי התחיל הכאוס</w:t>
      </w:r>
      <w:r w:rsidRPr="00DE2DD6">
        <w:rPr>
          <w:rFonts w:cs="Arial"/>
          <w:sz w:val="28"/>
          <w:szCs w:val="28"/>
          <w:lang w:bidi="he-IL"/>
        </w:rPr>
        <w:t>.</w:t>
      </w:r>
    </w:p>
    <w:p w14:paraId="490DFD5D" w14:textId="40EB14F7" w:rsidR="00DE2DD6" w:rsidRDefault="00A76782" w:rsidP="00A76782">
      <w:pPr>
        <w:bidi/>
        <w:rPr>
          <w:rFonts w:cs="Arial"/>
          <w:b/>
          <w:bCs/>
          <w:sz w:val="40"/>
          <w:szCs w:val="40"/>
          <w:u w:val="single"/>
          <w:lang w:bidi="he-IL"/>
        </w:rPr>
      </w:pPr>
      <w:r w:rsidRPr="00A76782">
        <w:rPr>
          <w:rFonts w:cs="Arial" w:hint="cs"/>
          <w:b/>
          <w:bCs/>
          <w:sz w:val="40"/>
          <w:szCs w:val="40"/>
          <w:u w:val="single"/>
          <w:rtl/>
          <w:lang w:bidi="he-IL"/>
        </w:rPr>
        <w:t>תוצאות ומסקנות לגבי שאלת החקר:</w:t>
      </w:r>
    </w:p>
    <w:p w14:paraId="3463E5C1" w14:textId="67D43A90" w:rsidR="006E5914" w:rsidRPr="006E5914" w:rsidRDefault="006E5914" w:rsidP="006E5914">
      <w:pPr>
        <w:bidi/>
        <w:rPr>
          <w:rFonts w:cs="Arial"/>
          <w:b/>
          <w:bCs/>
          <w:sz w:val="40"/>
          <w:szCs w:val="40"/>
          <w:lang w:bidi="he-IL"/>
        </w:rPr>
      </w:pPr>
      <w:r w:rsidRPr="006E5914">
        <w:rPr>
          <w:rFonts w:cs="Arial" w:hint="cs"/>
          <w:b/>
          <w:bCs/>
          <w:sz w:val="40"/>
          <w:szCs w:val="40"/>
          <w:rtl/>
          <w:lang w:bidi="he-IL"/>
        </w:rPr>
        <w:t>תוצאות</w:t>
      </w:r>
      <w:r w:rsidRPr="006E5914">
        <w:rPr>
          <w:rFonts w:cs="Arial"/>
          <w:b/>
          <w:bCs/>
          <w:sz w:val="40"/>
          <w:szCs w:val="40"/>
          <w:lang w:bidi="he-IL"/>
        </w:rPr>
        <w:t>:</w:t>
      </w:r>
    </w:p>
    <w:p w14:paraId="5609BFF4" w14:textId="7DB63C81" w:rsidR="006E5914" w:rsidRPr="006E5914" w:rsidRDefault="006E5914" w:rsidP="006E5914">
      <w:pPr>
        <w:bidi/>
        <w:rPr>
          <w:rFonts w:cs="Arial"/>
          <w:sz w:val="28"/>
          <w:szCs w:val="28"/>
          <w:lang w:bidi="he-IL"/>
        </w:rPr>
      </w:pPr>
      <w:r w:rsidRPr="006E5914">
        <w:rPr>
          <w:rFonts w:cs="Arial"/>
          <w:sz w:val="28"/>
          <w:szCs w:val="28"/>
          <w:rtl/>
          <w:lang w:bidi="he-IL"/>
        </w:rPr>
        <w:t>בוצעה סדרת סימולציות נומריות לצורך זיהוי תחילתה של התנהגות כאוטית במערכת של מטוטלת כפולה. זוויות ההתחלה</w:t>
      </w:r>
      <w:r w:rsidRPr="006E5914">
        <w:rPr>
          <w:rFonts w:cs="Arial"/>
          <w:sz w:val="28"/>
          <w:szCs w:val="28"/>
          <w:lang w:bidi="he-IL"/>
        </w:rPr>
        <w:t xml:space="preserve"> θ1 </w:t>
      </w:r>
      <w:r w:rsidRPr="006E5914">
        <w:rPr>
          <w:rFonts w:cs="Arial"/>
          <w:sz w:val="28"/>
          <w:szCs w:val="28"/>
          <w:rtl/>
          <w:lang w:bidi="he-IL"/>
        </w:rPr>
        <w:t>ו</w:t>
      </w:r>
      <w:r w:rsidRPr="006E5914">
        <w:rPr>
          <w:rFonts w:cs="Arial"/>
          <w:sz w:val="28"/>
          <w:szCs w:val="28"/>
          <w:lang w:bidi="he-IL"/>
        </w:rPr>
        <w:t xml:space="preserve">-θ2 </w:t>
      </w:r>
      <w:r w:rsidRPr="006E5914">
        <w:rPr>
          <w:rFonts w:cs="Arial"/>
          <w:sz w:val="28"/>
          <w:szCs w:val="28"/>
          <w:rtl/>
          <w:lang w:bidi="he-IL"/>
        </w:rPr>
        <w:t>שונו באופן שיטתי, וכאוס זוהה על ידי הוספת שיבוש קטן של 0.0</w:t>
      </w:r>
      <w:r w:rsidR="002F26F5">
        <w:rPr>
          <w:rFonts w:cs="Arial" w:hint="cs"/>
          <w:sz w:val="28"/>
          <w:szCs w:val="28"/>
          <w:rtl/>
          <w:lang w:bidi="he-IL"/>
        </w:rPr>
        <w:t>17</w:t>
      </w:r>
      <w:commentRangeStart w:id="6"/>
      <w:r w:rsidRPr="006E5914">
        <w:rPr>
          <w:rFonts w:cs="Arial"/>
          <w:sz w:val="28"/>
          <w:szCs w:val="28"/>
          <w:rtl/>
          <w:lang w:bidi="he-IL"/>
        </w:rPr>
        <w:t xml:space="preserve"> רדיאן לשתי הזוויות הראשוניות</w:t>
      </w:r>
      <w:commentRangeEnd w:id="6"/>
      <w:r w:rsidR="003E3030">
        <w:rPr>
          <w:rStyle w:val="CommentReference"/>
          <w:rtl/>
        </w:rPr>
        <w:commentReference w:id="6"/>
      </w:r>
      <w:r w:rsidRPr="006E5914">
        <w:rPr>
          <w:rFonts w:cs="Arial"/>
          <w:sz w:val="28"/>
          <w:szCs w:val="28"/>
          <w:rtl/>
          <w:lang w:bidi="he-IL"/>
        </w:rPr>
        <w:t xml:space="preserve"> ובחינת המרחק בין המסלולים שנוצרו לאורך זמן. סף של 0.1 שימש כדי להגדיר את תחילת ההפרדות הכאוטית בין המסלולים</w:t>
      </w:r>
      <w:r w:rsidRPr="006E5914">
        <w:rPr>
          <w:rFonts w:cs="Arial"/>
          <w:sz w:val="28"/>
          <w:szCs w:val="28"/>
          <w:lang w:bidi="he-IL"/>
        </w:rPr>
        <w:t>.</w:t>
      </w:r>
    </w:p>
    <w:p w14:paraId="7C3C6B3F" w14:textId="735805AF" w:rsidR="006E5914" w:rsidRPr="006E5914" w:rsidRDefault="006E5914" w:rsidP="006E5914">
      <w:pPr>
        <w:bidi/>
        <w:rPr>
          <w:rFonts w:cs="Arial"/>
          <w:b/>
          <w:bCs/>
          <w:sz w:val="32"/>
          <w:szCs w:val="32"/>
          <w:lang w:bidi="he-IL"/>
        </w:rPr>
      </w:pPr>
      <w:r w:rsidRPr="006E5914">
        <w:rPr>
          <w:rFonts w:cs="Arial"/>
          <w:b/>
          <w:bCs/>
          <w:sz w:val="32"/>
          <w:szCs w:val="32"/>
          <w:rtl/>
          <w:lang w:bidi="he-IL"/>
        </w:rPr>
        <w:t>הופעת הכאוס כפונקציה של זוויות ההתחלה</w:t>
      </w:r>
      <w:r>
        <w:rPr>
          <w:rFonts w:cs="Arial"/>
          <w:b/>
          <w:bCs/>
          <w:sz w:val="32"/>
          <w:szCs w:val="32"/>
          <w:lang w:bidi="he-IL"/>
        </w:rPr>
        <w:t>:</w:t>
      </w:r>
    </w:p>
    <w:p w14:paraId="34EB5629" w14:textId="77777777" w:rsidR="006E5914" w:rsidRPr="006E5914" w:rsidRDefault="006E5914" w:rsidP="006E5914">
      <w:pPr>
        <w:bidi/>
        <w:rPr>
          <w:rFonts w:cs="Arial"/>
          <w:sz w:val="28"/>
          <w:szCs w:val="28"/>
          <w:lang w:bidi="he-IL"/>
        </w:rPr>
      </w:pPr>
      <w:r w:rsidRPr="006E5914">
        <w:rPr>
          <w:rFonts w:cs="Arial"/>
          <w:sz w:val="28"/>
          <w:szCs w:val="28"/>
          <w:rtl/>
          <w:lang w:bidi="he-IL"/>
        </w:rPr>
        <w:t>נמצא כי הופעת הכאוס קשורה באופן חזק לגודל זוויות ההתחלה. עבור מצבים שבהם שתי הזוויות היו קטנות או שוות ל-75°, המערכת הפגינה יציבות ולא הראתה סימנים של כאוס. לעומת זאת, כאשר אחת הזוויות או שתיהן חצו את ה-90°, הופיעה התנהגות כאוטית באופן עקבי</w:t>
      </w:r>
      <w:r w:rsidRPr="006E5914">
        <w:rPr>
          <w:rFonts w:cs="Arial"/>
          <w:sz w:val="28"/>
          <w:szCs w:val="28"/>
          <w:lang w:bidi="he-IL"/>
        </w:rPr>
        <w:t>.</w:t>
      </w:r>
    </w:p>
    <w:p w14:paraId="4355298D" w14:textId="77777777" w:rsidR="006E5914" w:rsidRPr="006E5914" w:rsidRDefault="006E5914" w:rsidP="006E5914">
      <w:pPr>
        <w:bidi/>
        <w:rPr>
          <w:rFonts w:cs="Arial"/>
          <w:sz w:val="28"/>
          <w:szCs w:val="28"/>
          <w:lang w:bidi="he-IL"/>
        </w:rPr>
      </w:pPr>
      <w:r w:rsidRPr="006E5914">
        <w:rPr>
          <w:rFonts w:cs="Arial"/>
          <w:sz w:val="28"/>
          <w:szCs w:val="28"/>
          <w:rtl/>
          <w:lang w:bidi="he-IL"/>
        </w:rPr>
        <w:t>לדוגמה</w:t>
      </w:r>
      <w:r w:rsidRPr="006E5914">
        <w:rPr>
          <w:rFonts w:cs="Arial"/>
          <w:sz w:val="28"/>
          <w:szCs w:val="28"/>
          <w:lang w:bidi="he-IL"/>
        </w:rPr>
        <w:t>:</w:t>
      </w:r>
    </w:p>
    <w:p w14:paraId="3527EB14" w14:textId="77777777"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 30°, </w:t>
      </w:r>
      <w:r w:rsidRPr="006E5914">
        <w:rPr>
          <w:rFonts w:cs="Arial"/>
          <w:sz w:val="28"/>
          <w:szCs w:val="28"/>
          <w:rtl/>
          <w:lang w:bidi="he-IL"/>
        </w:rPr>
        <w:t>לא הופיע כאוס עד</w:t>
      </w:r>
      <w:r w:rsidRPr="006E5914">
        <w:rPr>
          <w:rFonts w:cs="Arial"/>
          <w:sz w:val="28"/>
          <w:szCs w:val="28"/>
          <w:lang w:bidi="he-IL"/>
        </w:rPr>
        <w:t xml:space="preserve"> θ2 = 105°, </w:t>
      </w:r>
      <w:r w:rsidRPr="006E5914">
        <w:rPr>
          <w:rFonts w:cs="Arial"/>
          <w:sz w:val="28"/>
          <w:szCs w:val="28"/>
          <w:rtl/>
          <w:lang w:bidi="he-IL"/>
        </w:rPr>
        <w:t>אך הופיע ב</w:t>
      </w:r>
      <w:r w:rsidRPr="006E5914">
        <w:rPr>
          <w:rFonts w:cs="Arial"/>
          <w:sz w:val="28"/>
          <w:szCs w:val="28"/>
          <w:lang w:bidi="he-IL"/>
        </w:rPr>
        <w:t>-θ2 = 120°.</w:t>
      </w:r>
    </w:p>
    <w:p w14:paraId="57722479" w14:textId="78EE5C6B"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 60°, </w:t>
      </w:r>
      <w:r w:rsidRPr="006E5914">
        <w:rPr>
          <w:rFonts w:cs="Arial"/>
          <w:sz w:val="28"/>
          <w:szCs w:val="28"/>
          <w:rtl/>
          <w:lang w:bidi="he-IL"/>
        </w:rPr>
        <w:t>המעבר לכאוס התרחש בין</w:t>
      </w:r>
      <w:r w:rsidRPr="006E5914">
        <w:rPr>
          <w:rFonts w:cs="Arial"/>
          <w:sz w:val="28"/>
          <w:szCs w:val="28"/>
          <w:lang w:bidi="he-IL"/>
        </w:rPr>
        <w:t xml:space="preserve"> θ2 = 90° </w:t>
      </w:r>
      <w:r w:rsidRPr="006E5914">
        <w:rPr>
          <w:rFonts w:cs="Arial"/>
          <w:sz w:val="28"/>
          <w:szCs w:val="28"/>
          <w:rtl/>
          <w:lang w:bidi="he-IL"/>
        </w:rPr>
        <w:t>(ללא כאוס) ל</w:t>
      </w:r>
      <w:r w:rsidRPr="006E5914">
        <w:rPr>
          <w:rFonts w:cs="Arial"/>
          <w:sz w:val="28"/>
          <w:szCs w:val="28"/>
          <w:lang w:bidi="he-IL"/>
        </w:rPr>
        <w:t xml:space="preserve">-θ2 = 105° </w:t>
      </w:r>
      <w:r>
        <w:rPr>
          <w:rFonts w:cs="Arial"/>
          <w:sz w:val="28"/>
          <w:szCs w:val="28"/>
          <w:lang w:bidi="he-IL"/>
        </w:rPr>
        <w:t>)</w:t>
      </w:r>
      <w:r w:rsidRPr="006E5914">
        <w:rPr>
          <w:rFonts w:cs="Arial"/>
          <w:sz w:val="28"/>
          <w:szCs w:val="28"/>
          <w:rtl/>
          <w:lang w:bidi="he-IL"/>
        </w:rPr>
        <w:t>כאוס</w:t>
      </w:r>
      <w:r>
        <w:rPr>
          <w:rFonts w:cs="Arial"/>
          <w:sz w:val="28"/>
          <w:szCs w:val="28"/>
          <w:lang w:bidi="he-IL"/>
        </w:rPr>
        <w:t>(</w:t>
      </w:r>
    </w:p>
    <w:p w14:paraId="50EE175D" w14:textId="77777777"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עבור</w:t>
      </w:r>
      <w:r w:rsidRPr="006E5914">
        <w:rPr>
          <w:rFonts w:cs="Arial"/>
          <w:sz w:val="28"/>
          <w:szCs w:val="28"/>
          <w:lang w:bidi="he-IL"/>
        </w:rPr>
        <w:t xml:space="preserve"> θ1 = 75°, </w:t>
      </w:r>
      <w:r w:rsidRPr="006E5914">
        <w:rPr>
          <w:rFonts w:cs="Arial"/>
          <w:sz w:val="28"/>
          <w:szCs w:val="28"/>
          <w:rtl/>
          <w:lang w:bidi="he-IL"/>
        </w:rPr>
        <w:t>הכאוס הופיע כבר ב</w:t>
      </w:r>
      <w:r w:rsidRPr="006E5914">
        <w:rPr>
          <w:rFonts w:cs="Arial"/>
          <w:sz w:val="28"/>
          <w:szCs w:val="28"/>
          <w:lang w:bidi="he-IL"/>
        </w:rPr>
        <w:t>-θ2 = 90°.</w:t>
      </w:r>
    </w:p>
    <w:p w14:paraId="590329B8" w14:textId="77777777" w:rsidR="006E5914" w:rsidRPr="006E5914" w:rsidRDefault="006E5914" w:rsidP="006E5914">
      <w:p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w:t>
      </w:r>
      <w:r w:rsidRPr="006E5914">
        <w:rPr>
          <w:rFonts w:cs="Arial"/>
          <w:sz w:val="28"/>
          <w:szCs w:val="28"/>
          <w:rtl/>
          <w:lang w:bidi="he-IL"/>
        </w:rPr>
        <w:t>הייתה 90° או 120°, הופיע כאוס בכל ערכי</w:t>
      </w:r>
      <w:r w:rsidRPr="006E5914">
        <w:rPr>
          <w:rFonts w:cs="Arial"/>
          <w:sz w:val="28"/>
          <w:szCs w:val="28"/>
          <w:lang w:bidi="he-IL"/>
        </w:rPr>
        <w:t xml:space="preserve"> θ2 </w:t>
      </w:r>
      <w:r w:rsidRPr="006E5914">
        <w:rPr>
          <w:rFonts w:cs="Arial"/>
          <w:sz w:val="28"/>
          <w:szCs w:val="28"/>
          <w:rtl/>
          <w:lang w:bidi="he-IL"/>
        </w:rPr>
        <w:t>שנבדקו</w:t>
      </w:r>
      <w:r w:rsidRPr="006E5914">
        <w:rPr>
          <w:rFonts w:cs="Arial"/>
          <w:sz w:val="28"/>
          <w:szCs w:val="28"/>
          <w:lang w:bidi="he-IL"/>
        </w:rPr>
        <w:t>.</w:t>
      </w:r>
    </w:p>
    <w:p w14:paraId="69645700" w14:textId="4B13715D" w:rsidR="006E5914" w:rsidRPr="006E5914" w:rsidRDefault="006E5914" w:rsidP="006E5914">
      <w:pPr>
        <w:bidi/>
        <w:rPr>
          <w:rFonts w:cs="Arial"/>
          <w:b/>
          <w:bCs/>
          <w:sz w:val="32"/>
          <w:szCs w:val="32"/>
          <w:lang w:bidi="he-IL"/>
        </w:rPr>
      </w:pPr>
      <w:r w:rsidRPr="006E5914">
        <w:rPr>
          <w:rFonts w:cs="Arial"/>
          <w:b/>
          <w:bCs/>
          <w:sz w:val="32"/>
          <w:szCs w:val="32"/>
          <w:rtl/>
          <w:lang w:bidi="he-IL"/>
        </w:rPr>
        <w:t>השפעת סכום הזוויות והקשרים ביניהן</w:t>
      </w:r>
      <w:r>
        <w:rPr>
          <w:rFonts w:cs="Arial"/>
          <w:b/>
          <w:bCs/>
          <w:sz w:val="32"/>
          <w:szCs w:val="32"/>
          <w:lang w:bidi="he-IL"/>
        </w:rPr>
        <w:t>:</w:t>
      </w:r>
    </w:p>
    <w:p w14:paraId="496A8F10" w14:textId="77777777" w:rsidR="006E5914" w:rsidRPr="006E5914" w:rsidRDefault="006E5914" w:rsidP="006E5914">
      <w:pPr>
        <w:bidi/>
        <w:rPr>
          <w:rFonts w:cs="Arial"/>
          <w:sz w:val="28"/>
          <w:szCs w:val="28"/>
          <w:lang w:bidi="he-IL"/>
        </w:rPr>
      </w:pPr>
      <w:r w:rsidRPr="006E5914">
        <w:rPr>
          <w:rFonts w:cs="Arial"/>
          <w:sz w:val="28"/>
          <w:szCs w:val="28"/>
          <w:rtl/>
          <w:lang w:bidi="he-IL"/>
        </w:rPr>
        <w:t>מהממצאים עולה כי סכום הזוויות</w:t>
      </w:r>
      <w:r w:rsidRPr="006E5914">
        <w:rPr>
          <w:rFonts w:cs="Arial"/>
          <w:sz w:val="28"/>
          <w:szCs w:val="28"/>
          <w:lang w:bidi="he-IL"/>
        </w:rPr>
        <w:t xml:space="preserve"> θ1 + θ2 </w:t>
      </w:r>
      <w:r w:rsidRPr="006E5914">
        <w:rPr>
          <w:rFonts w:cs="Arial"/>
          <w:sz w:val="28"/>
          <w:szCs w:val="28"/>
          <w:rtl/>
          <w:lang w:bidi="he-IL"/>
        </w:rPr>
        <w:t>לבדו אינו מנבא אמין להופעת כאוס. לדוגמה</w:t>
      </w:r>
      <w:r w:rsidRPr="006E5914">
        <w:rPr>
          <w:rFonts w:cs="Arial"/>
          <w:sz w:val="28"/>
          <w:szCs w:val="28"/>
          <w:lang w:bidi="he-IL"/>
        </w:rPr>
        <w:t>:</w:t>
      </w:r>
    </w:p>
    <w:p w14:paraId="17FF4084" w14:textId="77777777" w:rsidR="006E5914" w:rsidRPr="006E5914" w:rsidRDefault="006E5914" w:rsidP="006E5914">
      <w:pPr>
        <w:numPr>
          <w:ilvl w:val="0"/>
          <w:numId w:val="14"/>
        </w:numPr>
        <w:bidi/>
        <w:rPr>
          <w:rFonts w:cs="Arial"/>
          <w:sz w:val="28"/>
          <w:szCs w:val="28"/>
          <w:lang w:bidi="he-IL"/>
        </w:rPr>
      </w:pPr>
      <w:r w:rsidRPr="006E5914">
        <w:rPr>
          <w:rFonts w:cs="Arial"/>
          <w:sz w:val="28"/>
          <w:szCs w:val="28"/>
          <w:rtl/>
          <w:lang w:bidi="he-IL"/>
        </w:rPr>
        <w:t>הצירוף</w:t>
      </w:r>
      <w:r w:rsidRPr="006E5914">
        <w:rPr>
          <w:rFonts w:cs="Arial"/>
          <w:sz w:val="28"/>
          <w:szCs w:val="28"/>
          <w:lang w:bidi="he-IL"/>
        </w:rPr>
        <w:t xml:space="preserve"> (θ1 = 60°, θ2 = 90°) </w:t>
      </w:r>
      <w:r w:rsidRPr="006E5914">
        <w:rPr>
          <w:rFonts w:cs="Arial"/>
          <w:sz w:val="28"/>
          <w:szCs w:val="28"/>
          <w:rtl/>
          <w:lang w:bidi="he-IL"/>
        </w:rPr>
        <w:t>לא הראה כאוס</w:t>
      </w:r>
      <w:r w:rsidRPr="006E5914">
        <w:rPr>
          <w:rFonts w:cs="Arial"/>
          <w:sz w:val="28"/>
          <w:szCs w:val="28"/>
          <w:lang w:bidi="he-IL"/>
        </w:rPr>
        <w:t>,</w:t>
      </w:r>
    </w:p>
    <w:p w14:paraId="65AF83C4" w14:textId="77777777" w:rsidR="006E5914" w:rsidRDefault="006E5914" w:rsidP="006E5914">
      <w:pPr>
        <w:numPr>
          <w:ilvl w:val="0"/>
          <w:numId w:val="14"/>
        </w:numPr>
        <w:bidi/>
        <w:rPr>
          <w:rFonts w:cs="Arial"/>
          <w:sz w:val="28"/>
          <w:szCs w:val="28"/>
          <w:lang w:bidi="he-IL"/>
        </w:rPr>
      </w:pPr>
      <w:r w:rsidRPr="006E5914">
        <w:rPr>
          <w:rFonts w:cs="Arial"/>
          <w:sz w:val="28"/>
          <w:szCs w:val="28"/>
          <w:rtl/>
          <w:lang w:bidi="he-IL"/>
        </w:rPr>
        <w:lastRenderedPageBreak/>
        <w:t>לעומת הצירוף</w:t>
      </w:r>
      <w:r w:rsidRPr="006E5914">
        <w:rPr>
          <w:rFonts w:cs="Arial"/>
          <w:sz w:val="28"/>
          <w:szCs w:val="28"/>
          <w:lang w:bidi="he-IL"/>
        </w:rPr>
        <w:t xml:space="preserve"> (θ1 = 30°, θ2 = 120°) </w:t>
      </w:r>
      <w:r w:rsidRPr="006E5914">
        <w:rPr>
          <w:rFonts w:cs="Arial"/>
          <w:sz w:val="28"/>
          <w:szCs w:val="28"/>
          <w:rtl/>
          <w:lang w:bidi="he-IL"/>
        </w:rPr>
        <w:t>שבו כן נצפה כאוס</w:t>
      </w:r>
      <w:r w:rsidRPr="006E5914">
        <w:rPr>
          <w:rFonts w:cs="Arial"/>
          <w:sz w:val="28"/>
          <w:szCs w:val="28"/>
          <w:lang w:bidi="he-IL"/>
        </w:rPr>
        <w:t>,</w:t>
      </w:r>
      <w:r w:rsidRPr="006E5914">
        <w:rPr>
          <w:rFonts w:cs="Arial"/>
          <w:sz w:val="28"/>
          <w:szCs w:val="28"/>
          <w:lang w:bidi="he-IL"/>
        </w:rPr>
        <w:br/>
      </w:r>
      <w:r w:rsidRPr="006E5914">
        <w:rPr>
          <w:rFonts w:cs="Arial"/>
          <w:sz w:val="28"/>
          <w:szCs w:val="28"/>
          <w:rtl/>
          <w:lang w:bidi="he-IL"/>
        </w:rPr>
        <w:t xml:space="preserve">אף על פי שסכום הזוויות בשניהם שווה ל-150°. ממצא זה מדגיש שהכאוס נובע </w:t>
      </w:r>
    </w:p>
    <w:p w14:paraId="76B06CC9" w14:textId="15C3432F" w:rsidR="006E5914" w:rsidRPr="001D0B75" w:rsidRDefault="006E5914" w:rsidP="001D0B75">
      <w:pPr>
        <w:numPr>
          <w:ilvl w:val="0"/>
          <w:numId w:val="14"/>
        </w:numPr>
        <w:bidi/>
        <w:rPr>
          <w:rFonts w:cs="Arial"/>
          <w:sz w:val="28"/>
          <w:szCs w:val="28"/>
          <w:lang w:bidi="he-IL"/>
        </w:rPr>
      </w:pPr>
      <w:r w:rsidRPr="006E5914">
        <w:rPr>
          <w:rFonts w:cs="Arial"/>
          <w:sz w:val="28"/>
          <w:szCs w:val="28"/>
          <w:rtl/>
          <w:lang w:bidi="he-IL"/>
        </w:rPr>
        <w:t>מהערכים האישיים והאינטראקציה ביניהם, ולא רק מהסכום הכולל</w:t>
      </w:r>
      <w:r w:rsidRPr="006E5914">
        <w:rPr>
          <w:rFonts w:cs="Arial"/>
          <w:sz w:val="28"/>
          <w:szCs w:val="28"/>
          <w:lang w:bidi="he-IL"/>
        </w:rPr>
        <w:t>.</w:t>
      </w:r>
    </w:p>
    <w:p w14:paraId="623BE6AA" w14:textId="77777777" w:rsidR="006E5914" w:rsidRDefault="006E5914" w:rsidP="006E5914">
      <w:pPr>
        <w:bidi/>
        <w:rPr>
          <w:rFonts w:cs="Arial"/>
          <w:b/>
          <w:bCs/>
          <w:sz w:val="32"/>
          <w:szCs w:val="32"/>
          <w:lang w:bidi="he-IL"/>
        </w:rPr>
      </w:pPr>
    </w:p>
    <w:p w14:paraId="541422C4" w14:textId="694A4B69" w:rsidR="006E5914" w:rsidRPr="006E5914" w:rsidRDefault="006E5914" w:rsidP="006E5914">
      <w:pPr>
        <w:bidi/>
        <w:rPr>
          <w:rFonts w:cs="Arial"/>
          <w:b/>
          <w:bCs/>
          <w:sz w:val="32"/>
          <w:szCs w:val="32"/>
          <w:lang w:bidi="he-IL"/>
        </w:rPr>
      </w:pPr>
      <w:r w:rsidRPr="006E5914">
        <w:rPr>
          <w:rFonts w:cs="Arial"/>
          <w:b/>
          <w:bCs/>
          <w:sz w:val="32"/>
          <w:szCs w:val="32"/>
          <w:rtl/>
          <w:lang w:bidi="he-IL"/>
        </w:rPr>
        <w:t>חשיבות יחסית של</w:t>
      </w:r>
      <w:r w:rsidRPr="006E5914">
        <w:rPr>
          <w:rFonts w:cs="Arial"/>
          <w:b/>
          <w:bCs/>
          <w:sz w:val="32"/>
          <w:szCs w:val="32"/>
          <w:lang w:bidi="he-IL"/>
        </w:rPr>
        <w:t xml:space="preserve"> θ1 </w:t>
      </w:r>
      <w:r w:rsidRPr="006E5914">
        <w:rPr>
          <w:rFonts w:cs="Arial"/>
          <w:b/>
          <w:bCs/>
          <w:sz w:val="32"/>
          <w:szCs w:val="32"/>
          <w:rtl/>
          <w:lang w:bidi="he-IL"/>
        </w:rPr>
        <w:t>לעומת</w:t>
      </w:r>
      <w:r w:rsidRPr="006E5914">
        <w:rPr>
          <w:rFonts w:cs="Arial"/>
          <w:b/>
          <w:bCs/>
          <w:sz w:val="32"/>
          <w:szCs w:val="32"/>
          <w:lang w:bidi="he-IL"/>
        </w:rPr>
        <w:t xml:space="preserve"> </w:t>
      </w:r>
      <w:r>
        <w:rPr>
          <w:rFonts w:cs="Arial"/>
          <w:b/>
          <w:bCs/>
          <w:sz w:val="32"/>
          <w:szCs w:val="32"/>
          <w:lang w:bidi="he-IL"/>
        </w:rPr>
        <w:t>:</w:t>
      </w:r>
      <w:r w:rsidRPr="006E5914">
        <w:rPr>
          <w:rFonts w:cs="Arial"/>
          <w:b/>
          <w:bCs/>
          <w:sz w:val="32"/>
          <w:szCs w:val="32"/>
          <w:lang w:bidi="he-IL"/>
        </w:rPr>
        <w:t>θ2</w:t>
      </w:r>
      <w:r>
        <w:rPr>
          <w:rFonts w:cs="Arial"/>
          <w:b/>
          <w:bCs/>
          <w:sz w:val="32"/>
          <w:szCs w:val="32"/>
          <w:lang w:bidi="he-IL"/>
        </w:rPr>
        <w:t xml:space="preserve"> </w:t>
      </w:r>
    </w:p>
    <w:p w14:paraId="2386A660" w14:textId="77777777" w:rsidR="006E5914" w:rsidRPr="006E5914" w:rsidRDefault="006E5914" w:rsidP="006E5914">
      <w:pPr>
        <w:bidi/>
        <w:rPr>
          <w:rFonts w:cs="Arial"/>
          <w:sz w:val="28"/>
          <w:szCs w:val="28"/>
          <w:lang w:bidi="he-IL"/>
        </w:rPr>
      </w:pPr>
      <w:r w:rsidRPr="006E5914">
        <w:rPr>
          <w:rFonts w:cs="Arial"/>
          <w:sz w:val="28"/>
          <w:szCs w:val="28"/>
          <w:rtl/>
          <w:lang w:bidi="he-IL"/>
        </w:rPr>
        <w:t>נראה כי לזווית העליונה</w:t>
      </w:r>
      <w:r w:rsidRPr="006E5914">
        <w:rPr>
          <w:rFonts w:cs="Arial"/>
          <w:sz w:val="28"/>
          <w:szCs w:val="28"/>
          <w:lang w:bidi="he-IL"/>
        </w:rPr>
        <w:t xml:space="preserve">, θ1, </w:t>
      </w:r>
      <w:r w:rsidRPr="006E5914">
        <w:rPr>
          <w:rFonts w:cs="Arial"/>
          <w:sz w:val="28"/>
          <w:szCs w:val="28"/>
          <w:rtl/>
          <w:lang w:bidi="he-IL"/>
        </w:rPr>
        <w:t>יש השפעה רבה יותר על הופעת הכאוס. כאשר</w:t>
      </w:r>
      <w:r w:rsidRPr="006E5914">
        <w:rPr>
          <w:rFonts w:cs="Arial"/>
          <w:sz w:val="28"/>
          <w:szCs w:val="28"/>
          <w:lang w:bidi="he-IL"/>
        </w:rPr>
        <w:t xml:space="preserve"> θ1 = 90° </w:t>
      </w:r>
      <w:r w:rsidRPr="006E5914">
        <w:rPr>
          <w:rFonts w:cs="Arial"/>
          <w:sz w:val="28"/>
          <w:szCs w:val="28"/>
          <w:rtl/>
          <w:lang w:bidi="he-IL"/>
        </w:rPr>
        <w:t>או 120°, הופיע כאוס בכל המקרים – גם כאשר</w:t>
      </w:r>
      <w:r w:rsidRPr="006E5914">
        <w:rPr>
          <w:rFonts w:cs="Arial"/>
          <w:sz w:val="28"/>
          <w:szCs w:val="28"/>
          <w:lang w:bidi="he-IL"/>
        </w:rPr>
        <w:t xml:space="preserve"> θ2 </w:t>
      </w:r>
      <w:r w:rsidRPr="006E5914">
        <w:rPr>
          <w:rFonts w:cs="Arial"/>
          <w:sz w:val="28"/>
          <w:szCs w:val="28"/>
          <w:rtl/>
          <w:lang w:bidi="he-IL"/>
        </w:rPr>
        <w:t>הייתה קטנה. לעומת זאת, ערכי</w:t>
      </w:r>
      <w:r w:rsidRPr="006E5914">
        <w:rPr>
          <w:rFonts w:cs="Arial"/>
          <w:sz w:val="28"/>
          <w:szCs w:val="28"/>
          <w:lang w:bidi="he-IL"/>
        </w:rPr>
        <w:t xml:space="preserve"> θ2 </w:t>
      </w:r>
      <w:r w:rsidRPr="006E5914">
        <w:rPr>
          <w:rFonts w:cs="Arial"/>
          <w:sz w:val="28"/>
          <w:szCs w:val="28"/>
          <w:rtl/>
          <w:lang w:bidi="he-IL"/>
        </w:rPr>
        <w:t>גדולים לבדם לא הספיקו ליצירת כאוס, אלא אם גם</w:t>
      </w:r>
      <w:r w:rsidRPr="006E5914">
        <w:rPr>
          <w:rFonts w:cs="Arial"/>
          <w:sz w:val="28"/>
          <w:szCs w:val="28"/>
          <w:lang w:bidi="he-IL"/>
        </w:rPr>
        <w:t xml:space="preserve"> θ1 </w:t>
      </w:r>
      <w:r w:rsidRPr="006E5914">
        <w:rPr>
          <w:rFonts w:cs="Arial"/>
          <w:sz w:val="28"/>
          <w:szCs w:val="28"/>
          <w:rtl/>
          <w:lang w:bidi="he-IL"/>
        </w:rPr>
        <w:t>הייתה בינונית או גדולה</w:t>
      </w:r>
      <w:r w:rsidRPr="006E5914">
        <w:rPr>
          <w:rFonts w:cs="Arial"/>
          <w:sz w:val="28"/>
          <w:szCs w:val="28"/>
          <w:lang w:bidi="he-IL"/>
        </w:rPr>
        <w:t>.</w:t>
      </w:r>
    </w:p>
    <w:p w14:paraId="7FA97D4C" w14:textId="77777777" w:rsidR="006E5914" w:rsidRPr="006E5914" w:rsidRDefault="006E5914" w:rsidP="006E5914">
      <w:pPr>
        <w:bidi/>
        <w:rPr>
          <w:rFonts w:cs="Arial"/>
          <w:sz w:val="28"/>
          <w:szCs w:val="28"/>
          <w:lang w:bidi="he-IL"/>
        </w:rPr>
      </w:pPr>
      <w:r w:rsidRPr="006E5914">
        <w:rPr>
          <w:rFonts w:cs="Arial"/>
          <w:sz w:val="28"/>
          <w:szCs w:val="28"/>
          <w:rtl/>
          <w:lang w:bidi="he-IL"/>
        </w:rPr>
        <w:t>ממצא זה מחזק את ההבנה ש</w:t>
      </w:r>
      <w:r w:rsidRPr="006E5914">
        <w:rPr>
          <w:rFonts w:cs="Arial"/>
          <w:sz w:val="28"/>
          <w:szCs w:val="28"/>
          <w:lang w:bidi="he-IL"/>
        </w:rPr>
        <w:t xml:space="preserve">-θ1, </w:t>
      </w:r>
      <w:r w:rsidRPr="006E5914">
        <w:rPr>
          <w:rFonts w:cs="Arial"/>
          <w:sz w:val="28"/>
          <w:szCs w:val="28"/>
          <w:rtl/>
          <w:lang w:bidi="he-IL"/>
        </w:rPr>
        <w:t>השולטת בתנועת המטוטלת העליונה ובכך משפיעה על כל המערכת, היא הגורם המרכזי באי-היציבות</w:t>
      </w:r>
      <w:r w:rsidRPr="006E5914">
        <w:rPr>
          <w:rFonts w:cs="Arial"/>
          <w:sz w:val="28"/>
          <w:szCs w:val="28"/>
          <w:lang w:bidi="he-IL"/>
        </w:rPr>
        <w:t>.</w:t>
      </w:r>
    </w:p>
    <w:p w14:paraId="2119C41F" w14:textId="77777777" w:rsidR="00DE2DD6" w:rsidRDefault="00DE2DD6">
      <w:pPr>
        <w:rPr>
          <w:rFonts w:cs="Arial"/>
          <w:sz w:val="28"/>
          <w:szCs w:val="28"/>
          <w:lang w:bidi="he-IL"/>
        </w:rPr>
      </w:pPr>
    </w:p>
    <w:p w14:paraId="4CC3FB98" w14:textId="11F0F514" w:rsidR="006E5914" w:rsidRPr="006E5914" w:rsidRDefault="006E5914" w:rsidP="006E5914">
      <w:pPr>
        <w:bidi/>
        <w:rPr>
          <w:rFonts w:cs="Arial"/>
          <w:b/>
          <w:bCs/>
          <w:sz w:val="40"/>
          <w:szCs w:val="40"/>
          <w:lang w:bidi="he-IL"/>
        </w:rPr>
      </w:pPr>
      <w:r w:rsidRPr="006E5914">
        <w:rPr>
          <w:rFonts w:cs="Arial"/>
          <w:b/>
          <w:bCs/>
          <w:sz w:val="40"/>
          <w:szCs w:val="40"/>
          <w:rtl/>
          <w:lang w:bidi="he-IL"/>
        </w:rPr>
        <w:t>מסקנות</w:t>
      </w:r>
      <w:r w:rsidRPr="006E5914">
        <w:rPr>
          <w:rFonts w:cs="Arial"/>
          <w:b/>
          <w:bCs/>
          <w:sz w:val="40"/>
          <w:szCs w:val="40"/>
          <w:lang w:bidi="he-IL"/>
        </w:rPr>
        <w:t>:</w:t>
      </w:r>
    </w:p>
    <w:p w14:paraId="1597D814"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הופעת הכאוס תלויה בזוויות ההתחלתיות</w:t>
      </w:r>
    </w:p>
    <w:p w14:paraId="7D493348" w14:textId="2A949F3B" w:rsidR="006E5914" w:rsidRPr="006E5914" w:rsidRDefault="006E5914" w:rsidP="006E5914">
      <w:pPr>
        <w:bidi/>
        <w:rPr>
          <w:rFonts w:cs="Arial"/>
          <w:sz w:val="28"/>
          <w:szCs w:val="28"/>
          <w:lang w:bidi="he-IL"/>
        </w:rPr>
      </w:pPr>
      <w:r w:rsidRPr="006E5914">
        <w:rPr>
          <w:rFonts w:cs="Arial"/>
          <w:sz w:val="28"/>
          <w:szCs w:val="28"/>
          <w:rtl/>
          <w:lang w:bidi="he-IL"/>
        </w:rPr>
        <w:t xml:space="preserve">ההתנהגות הכאוטית במערכת </w:t>
      </w:r>
      <w:commentRangeStart w:id="7"/>
      <w:r w:rsidRPr="006E5914">
        <w:rPr>
          <w:rFonts w:cs="Arial"/>
          <w:sz w:val="28"/>
          <w:szCs w:val="28"/>
          <w:rtl/>
          <w:lang w:bidi="he-IL"/>
        </w:rPr>
        <w:t>ה</w:t>
      </w:r>
      <w:r w:rsidR="002F26F5">
        <w:rPr>
          <w:rFonts w:cs="Arial" w:hint="cs"/>
          <w:sz w:val="28"/>
          <w:szCs w:val="28"/>
          <w:rtl/>
          <w:lang w:bidi="he-IL"/>
        </w:rPr>
        <w:t>מטוטלת</w:t>
      </w:r>
      <w:r w:rsidRPr="006E5914">
        <w:rPr>
          <w:rFonts w:cs="Arial"/>
          <w:sz w:val="28"/>
          <w:szCs w:val="28"/>
          <w:rtl/>
          <w:lang w:bidi="he-IL"/>
        </w:rPr>
        <w:t xml:space="preserve"> </w:t>
      </w:r>
      <w:commentRangeEnd w:id="7"/>
      <w:r w:rsidR="00F93789">
        <w:rPr>
          <w:rStyle w:val="CommentReference"/>
          <w:rtl/>
        </w:rPr>
        <w:commentReference w:id="7"/>
      </w:r>
      <w:r w:rsidRPr="006E5914">
        <w:rPr>
          <w:rFonts w:cs="Arial"/>
          <w:sz w:val="28"/>
          <w:szCs w:val="28"/>
          <w:rtl/>
          <w:lang w:bidi="he-IL"/>
        </w:rPr>
        <w:t>הכפול</w:t>
      </w:r>
      <w:r w:rsidR="002F26F5">
        <w:rPr>
          <w:rFonts w:cs="Arial" w:hint="cs"/>
          <w:sz w:val="28"/>
          <w:szCs w:val="28"/>
          <w:rtl/>
          <w:lang w:bidi="he-IL"/>
        </w:rPr>
        <w:t>ה</w:t>
      </w:r>
      <w:r w:rsidRPr="006E5914">
        <w:rPr>
          <w:rFonts w:cs="Arial"/>
          <w:sz w:val="28"/>
          <w:szCs w:val="28"/>
          <w:rtl/>
          <w:lang w:bidi="he-IL"/>
        </w:rPr>
        <w:t xml:space="preserve"> תלויה מאוד בתנאים ההתחלתיים</w:t>
      </w:r>
      <w:r w:rsidRPr="006E5914">
        <w:rPr>
          <w:rFonts w:cs="Arial"/>
          <w:sz w:val="28"/>
          <w:szCs w:val="28"/>
          <w:lang w:bidi="he-IL"/>
        </w:rPr>
        <w:t xml:space="preserve">, </w:t>
      </w:r>
      <w:r w:rsidRPr="006E5914">
        <w:rPr>
          <w:rFonts w:cs="Arial"/>
          <w:sz w:val="28"/>
          <w:szCs w:val="28"/>
          <w:rtl/>
          <w:lang w:bidi="he-IL"/>
        </w:rPr>
        <w:t>ובמיוחד בערכים של הזוויות ההתחלתיות</w:t>
      </w:r>
      <w:r w:rsidRPr="006E5914">
        <w:rPr>
          <w:rFonts w:cs="Arial"/>
          <w:sz w:val="28"/>
          <w:szCs w:val="28"/>
          <w:lang w:bidi="he-IL"/>
        </w:rPr>
        <w:t xml:space="preserve"> θ1 </w:t>
      </w:r>
      <w:r w:rsidRPr="006E5914">
        <w:rPr>
          <w:rFonts w:cs="Arial"/>
          <w:sz w:val="28"/>
          <w:szCs w:val="28"/>
          <w:rtl/>
          <w:lang w:bidi="he-IL"/>
        </w:rPr>
        <w:t>ו</w:t>
      </w:r>
      <w:r w:rsidRPr="006E5914">
        <w:rPr>
          <w:rFonts w:cs="Arial"/>
          <w:sz w:val="28"/>
          <w:szCs w:val="28"/>
          <w:lang w:bidi="he-IL"/>
        </w:rPr>
        <w:t xml:space="preserve">-θ2. </w:t>
      </w:r>
      <w:r w:rsidRPr="006E5914">
        <w:rPr>
          <w:rFonts w:cs="Arial"/>
          <w:sz w:val="28"/>
          <w:szCs w:val="28"/>
          <w:rtl/>
          <w:lang w:bidi="he-IL"/>
        </w:rPr>
        <w:t>המערכת נשארת יציבה עבור זוויות קטנות</w:t>
      </w:r>
      <w:r w:rsidRPr="006E5914">
        <w:rPr>
          <w:rFonts w:cs="Arial"/>
          <w:sz w:val="28"/>
          <w:szCs w:val="28"/>
          <w:rtl/>
        </w:rPr>
        <w:t xml:space="preserve"> (</w:t>
      </w:r>
      <w:r w:rsidRPr="006E5914">
        <w:rPr>
          <w:rFonts w:cs="Arial"/>
          <w:sz w:val="28"/>
          <w:szCs w:val="28"/>
          <w:rtl/>
          <w:lang w:bidi="he-IL"/>
        </w:rPr>
        <w:t>עד 75°), אך הכאוס מופיע בצורה עקבית כאשר אחת הזוויות או שתיהן מתקרבות או עוברות</w:t>
      </w:r>
      <w:r w:rsidRPr="006E5914">
        <w:rPr>
          <w:rFonts w:cs="Arial"/>
          <w:sz w:val="28"/>
          <w:szCs w:val="28"/>
          <w:rtl/>
        </w:rPr>
        <w:t xml:space="preserve"> </w:t>
      </w:r>
      <w:r w:rsidRPr="006E5914">
        <w:rPr>
          <w:rFonts w:cs="Arial"/>
          <w:sz w:val="28"/>
          <w:szCs w:val="28"/>
          <w:rtl/>
          <w:lang w:bidi="he-IL"/>
        </w:rPr>
        <w:t>את 90°</w:t>
      </w:r>
      <w:r w:rsidRPr="006E5914">
        <w:rPr>
          <w:rFonts w:cs="Arial"/>
          <w:sz w:val="28"/>
          <w:szCs w:val="28"/>
          <w:lang w:bidi="he-IL"/>
        </w:rPr>
        <w:t>.</w:t>
      </w:r>
    </w:p>
    <w:p w14:paraId="0C953881"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סכום הזוויות לבדו אינו קובע כאוס</w:t>
      </w:r>
    </w:p>
    <w:p w14:paraId="53A56DD3" w14:textId="77777777" w:rsidR="006E5914" w:rsidRPr="006E5914" w:rsidRDefault="006E5914" w:rsidP="006E5914">
      <w:pPr>
        <w:bidi/>
        <w:rPr>
          <w:rFonts w:cs="Arial"/>
          <w:sz w:val="28"/>
          <w:szCs w:val="28"/>
          <w:lang w:bidi="he-IL"/>
        </w:rPr>
      </w:pPr>
      <w:r w:rsidRPr="006E5914">
        <w:rPr>
          <w:rFonts w:cs="Arial"/>
          <w:sz w:val="28"/>
          <w:szCs w:val="28"/>
          <w:rtl/>
          <w:lang w:bidi="he-IL"/>
        </w:rPr>
        <w:t>הסכום הכולל של</w:t>
      </w:r>
      <w:r w:rsidRPr="006E5914">
        <w:rPr>
          <w:rFonts w:cs="Arial"/>
          <w:sz w:val="28"/>
          <w:szCs w:val="28"/>
          <w:lang w:bidi="he-IL"/>
        </w:rPr>
        <w:t xml:space="preserve"> θ1 + θ2 </w:t>
      </w:r>
      <w:r w:rsidRPr="006E5914">
        <w:rPr>
          <w:rFonts w:cs="Arial"/>
          <w:sz w:val="28"/>
          <w:szCs w:val="28"/>
          <w:rtl/>
          <w:lang w:bidi="he-IL"/>
        </w:rPr>
        <w:t>אינו מנבא באופן אמין את הופעת הכאוס. שילובים</w:t>
      </w:r>
      <w:r w:rsidRPr="006E5914">
        <w:rPr>
          <w:rFonts w:cs="Arial"/>
          <w:sz w:val="28"/>
          <w:szCs w:val="28"/>
          <w:rtl/>
        </w:rPr>
        <w:t xml:space="preserve"> </w:t>
      </w:r>
      <w:r w:rsidRPr="006E5914">
        <w:rPr>
          <w:rFonts w:cs="Arial"/>
          <w:sz w:val="28"/>
          <w:szCs w:val="28"/>
          <w:rtl/>
          <w:lang w:bidi="he-IL"/>
        </w:rPr>
        <w:t>שונים של זוויות עם אותו סכום יכולים להניב תוצאות שונות — חלקן יציבות ואחרות כאוטיות</w:t>
      </w:r>
      <w:r w:rsidRPr="006E5914">
        <w:rPr>
          <w:rFonts w:cs="Arial"/>
          <w:sz w:val="28"/>
          <w:szCs w:val="28"/>
          <w:rtl/>
        </w:rPr>
        <w:t xml:space="preserve"> </w:t>
      </w:r>
      <w:r w:rsidRPr="006E5914">
        <w:rPr>
          <w:rFonts w:cs="Arial"/>
          <w:sz w:val="28"/>
          <w:szCs w:val="28"/>
          <w:lang w:bidi="he-IL"/>
        </w:rPr>
        <w:t xml:space="preserve">— </w:t>
      </w:r>
      <w:r w:rsidRPr="006E5914">
        <w:rPr>
          <w:rFonts w:cs="Arial"/>
          <w:sz w:val="28"/>
          <w:szCs w:val="28"/>
          <w:rtl/>
          <w:lang w:bidi="he-IL"/>
        </w:rPr>
        <w:t>מה שמעיד על כך שהאינטראקציה בין הזוויות חשובה יותר מהסכום הכולל שלהן</w:t>
      </w:r>
      <w:r w:rsidRPr="006E5914">
        <w:rPr>
          <w:rFonts w:cs="Arial"/>
          <w:sz w:val="28"/>
          <w:szCs w:val="28"/>
          <w:lang w:bidi="he-IL"/>
        </w:rPr>
        <w:t>.</w:t>
      </w:r>
    </w:p>
    <w:p w14:paraId="0C732401" w14:textId="77777777" w:rsidR="006E5914" w:rsidRPr="006E5914" w:rsidRDefault="006E5914" w:rsidP="006E5914">
      <w:pPr>
        <w:bidi/>
        <w:rPr>
          <w:rFonts w:cs="Arial"/>
          <w:b/>
          <w:bCs/>
          <w:sz w:val="28"/>
          <w:szCs w:val="28"/>
          <w:lang w:bidi="he-IL"/>
        </w:rPr>
      </w:pPr>
      <w:r w:rsidRPr="006E5914">
        <w:rPr>
          <w:rFonts w:cs="Arial"/>
          <w:b/>
          <w:bCs/>
          <w:sz w:val="28"/>
          <w:szCs w:val="28"/>
          <w:lang w:bidi="he-IL"/>
        </w:rPr>
        <w:t xml:space="preserve">θ1 </w:t>
      </w:r>
      <w:r w:rsidRPr="006E5914">
        <w:rPr>
          <w:rFonts w:cs="Arial"/>
          <w:b/>
          <w:bCs/>
          <w:sz w:val="28"/>
          <w:szCs w:val="28"/>
          <w:rtl/>
          <w:lang w:bidi="he-IL"/>
        </w:rPr>
        <w:t>משפיעה יותר על הופעת הכאוס</w:t>
      </w:r>
    </w:p>
    <w:p w14:paraId="3838E081" w14:textId="77777777" w:rsidR="006E5914" w:rsidRDefault="006E5914" w:rsidP="006E5914">
      <w:pPr>
        <w:bidi/>
        <w:rPr>
          <w:rFonts w:cs="Arial"/>
          <w:sz w:val="28"/>
          <w:szCs w:val="28"/>
          <w:lang w:bidi="he-IL"/>
        </w:rPr>
      </w:pPr>
      <w:r w:rsidRPr="006E5914">
        <w:rPr>
          <w:rFonts w:cs="Arial"/>
          <w:sz w:val="28"/>
          <w:szCs w:val="28"/>
          <w:rtl/>
          <w:lang w:bidi="he-IL"/>
        </w:rPr>
        <w:t>נראה שזווית הבנדול הראשון</w:t>
      </w:r>
      <w:r w:rsidRPr="006E5914">
        <w:rPr>
          <w:rFonts w:cs="Arial"/>
          <w:sz w:val="28"/>
          <w:szCs w:val="28"/>
          <w:lang w:bidi="he-IL"/>
        </w:rPr>
        <w:t xml:space="preserve">, θ1, </w:t>
      </w:r>
      <w:r w:rsidRPr="006E5914">
        <w:rPr>
          <w:rFonts w:cs="Arial"/>
          <w:sz w:val="28"/>
          <w:szCs w:val="28"/>
          <w:rtl/>
          <w:lang w:bidi="he-IL"/>
        </w:rPr>
        <w:t>משפיעה יותר על הופעת הכאוס. כאשר</w:t>
      </w:r>
      <w:r w:rsidRPr="006E5914">
        <w:rPr>
          <w:rFonts w:cs="Arial"/>
          <w:sz w:val="28"/>
          <w:szCs w:val="28"/>
          <w:rtl/>
        </w:rPr>
        <w:t xml:space="preserve"> </w:t>
      </w:r>
      <w:r w:rsidRPr="006E5914">
        <w:rPr>
          <w:rFonts w:cs="Arial"/>
          <w:sz w:val="28"/>
          <w:szCs w:val="28"/>
          <w:lang w:bidi="he-IL"/>
        </w:rPr>
        <w:t xml:space="preserve">θ1 </w:t>
      </w:r>
      <w:r w:rsidRPr="006E5914">
        <w:rPr>
          <w:rFonts w:cs="Arial"/>
          <w:sz w:val="28"/>
          <w:szCs w:val="28"/>
          <w:rtl/>
          <w:lang w:bidi="he-IL"/>
        </w:rPr>
        <w:t>גדולה (90° ומעלה), מופיע כאוס גם עבור ערכים נמוכים יחסית של</w:t>
      </w:r>
      <w:r w:rsidRPr="006E5914">
        <w:rPr>
          <w:rFonts w:cs="Arial"/>
          <w:sz w:val="28"/>
          <w:szCs w:val="28"/>
          <w:lang w:bidi="he-IL"/>
        </w:rPr>
        <w:t xml:space="preserve"> θ2. </w:t>
      </w:r>
      <w:r w:rsidRPr="006E5914">
        <w:rPr>
          <w:rFonts w:cs="Arial"/>
          <w:sz w:val="28"/>
          <w:szCs w:val="28"/>
          <w:rtl/>
          <w:lang w:bidi="he-IL"/>
        </w:rPr>
        <w:t>הדבר מצביע על</w:t>
      </w:r>
      <w:r w:rsidRPr="006E5914">
        <w:rPr>
          <w:rFonts w:cs="Arial"/>
          <w:sz w:val="28"/>
          <w:szCs w:val="28"/>
          <w:rtl/>
        </w:rPr>
        <w:t xml:space="preserve"> </w:t>
      </w:r>
      <w:r w:rsidRPr="006E5914">
        <w:rPr>
          <w:rFonts w:cs="Arial"/>
          <w:sz w:val="28"/>
          <w:szCs w:val="28"/>
          <w:rtl/>
          <w:lang w:bidi="he-IL"/>
        </w:rPr>
        <w:t>כך שהתנועה של הבנדול העליון, אשר משפיעה ישירות על המסה השנייה, היא קריטית לערעור</w:t>
      </w:r>
      <w:r w:rsidRPr="006E5914">
        <w:rPr>
          <w:rFonts w:cs="Arial"/>
          <w:sz w:val="28"/>
          <w:szCs w:val="28"/>
          <w:rtl/>
        </w:rPr>
        <w:t xml:space="preserve"> </w:t>
      </w:r>
      <w:r w:rsidRPr="006E5914">
        <w:rPr>
          <w:rFonts w:cs="Arial"/>
          <w:sz w:val="28"/>
          <w:szCs w:val="28"/>
          <w:rtl/>
          <w:lang w:bidi="he-IL"/>
        </w:rPr>
        <w:t>היציבות של המערכת</w:t>
      </w:r>
      <w:r w:rsidRPr="006E5914">
        <w:rPr>
          <w:rFonts w:cs="Arial"/>
          <w:sz w:val="28"/>
          <w:szCs w:val="28"/>
          <w:lang w:bidi="he-IL"/>
        </w:rPr>
        <w:t>.</w:t>
      </w:r>
    </w:p>
    <w:p w14:paraId="49E3E3B8" w14:textId="5D96779D" w:rsidR="00524D40" w:rsidRPr="006E5914" w:rsidRDefault="00524D40" w:rsidP="00524D40">
      <w:pPr>
        <w:bidi/>
        <w:rPr>
          <w:rFonts w:cs="Arial"/>
          <w:sz w:val="28"/>
          <w:szCs w:val="28"/>
          <w:lang w:bidi="he-IL"/>
        </w:rPr>
      </w:pPr>
      <w:r w:rsidRPr="00524D40">
        <w:rPr>
          <w:rFonts w:cs="Arial"/>
          <w:b/>
          <w:bCs/>
          <w:sz w:val="28"/>
          <w:szCs w:val="28"/>
          <w:rtl/>
          <w:lang w:bidi="he-IL"/>
        </w:rPr>
        <w:lastRenderedPageBreak/>
        <w:t>השפעת סימטריה בזוויות ההתחלתיות</w:t>
      </w:r>
      <w:r w:rsidRPr="00524D40">
        <w:rPr>
          <w:rFonts w:cs="Arial"/>
          <w:b/>
          <w:bCs/>
          <w:sz w:val="28"/>
          <w:szCs w:val="28"/>
          <w:lang w:bidi="he-IL"/>
        </w:rPr>
        <w:t>:</w:t>
      </w:r>
      <w:r w:rsidRPr="00524D40">
        <w:rPr>
          <w:rFonts w:cs="Arial"/>
          <w:sz w:val="28"/>
          <w:szCs w:val="28"/>
          <w:lang w:bidi="he-IL"/>
        </w:rPr>
        <w:br/>
      </w:r>
      <w:r w:rsidRPr="00524D40">
        <w:rPr>
          <w:rFonts w:cs="Arial"/>
          <w:sz w:val="28"/>
          <w:szCs w:val="28"/>
          <w:rtl/>
          <w:lang w:bidi="he-IL"/>
        </w:rPr>
        <w:t xml:space="preserve">מהתוצאות עולה כי המערכת נוטה ליציבות גבוהה יותר כאשר הזוויות ההתחלתיות של שני </w:t>
      </w:r>
      <w:commentRangeStart w:id="8"/>
      <w:r w:rsidRPr="00524D40">
        <w:rPr>
          <w:rFonts w:cs="Arial"/>
          <w:sz w:val="28"/>
          <w:szCs w:val="28"/>
          <w:rtl/>
          <w:lang w:bidi="he-IL"/>
        </w:rPr>
        <w:t>ה</w:t>
      </w:r>
      <w:r w:rsidR="002F26F5">
        <w:rPr>
          <w:rFonts w:cs="Arial" w:hint="cs"/>
          <w:sz w:val="28"/>
          <w:szCs w:val="28"/>
          <w:rtl/>
          <w:lang w:bidi="he-IL"/>
        </w:rPr>
        <w:t>מטוטלת</w:t>
      </w:r>
      <w:r w:rsidR="002F26F5" w:rsidRPr="006E5914">
        <w:rPr>
          <w:rFonts w:cs="Arial"/>
          <w:sz w:val="28"/>
          <w:szCs w:val="28"/>
          <w:rtl/>
          <w:lang w:bidi="he-IL"/>
        </w:rPr>
        <w:t xml:space="preserve"> </w:t>
      </w:r>
      <w:commentRangeStart w:id="9"/>
      <w:commentRangeEnd w:id="9"/>
      <w:r w:rsidR="002F26F5">
        <w:rPr>
          <w:rStyle w:val="CommentReference"/>
          <w:rtl/>
        </w:rPr>
        <w:commentReference w:id="9"/>
      </w:r>
      <w:r w:rsidRPr="00524D40">
        <w:rPr>
          <w:rFonts w:cs="Arial"/>
          <w:sz w:val="28"/>
          <w:szCs w:val="28"/>
          <w:rtl/>
          <w:lang w:bidi="he-IL"/>
        </w:rPr>
        <w:t xml:space="preserve"> </w:t>
      </w:r>
      <w:commentRangeEnd w:id="8"/>
      <w:r w:rsidR="00F93789">
        <w:rPr>
          <w:rStyle w:val="CommentReference"/>
          <w:rtl/>
        </w:rPr>
        <w:commentReference w:id="8"/>
      </w:r>
      <w:r w:rsidRPr="00524D40">
        <w:rPr>
          <w:rFonts w:cs="Arial"/>
          <w:sz w:val="28"/>
          <w:szCs w:val="28"/>
          <w:rtl/>
          <w:lang w:bidi="he-IL"/>
        </w:rPr>
        <w:t>זהות או קרובות מאוד זו לזו. לדוגמה, הצירוף</w:t>
      </w:r>
      <w:r w:rsidRPr="00524D40">
        <w:rPr>
          <w:rFonts w:cs="Arial"/>
          <w:sz w:val="28"/>
          <w:szCs w:val="28"/>
          <w:lang w:bidi="he-IL"/>
        </w:rPr>
        <w:t xml:space="preserve"> (θ₁ = 60°, θ₂ = 60°) </w:t>
      </w:r>
      <w:r w:rsidRPr="00524D40">
        <w:rPr>
          <w:rFonts w:cs="Arial"/>
          <w:sz w:val="28"/>
          <w:szCs w:val="28"/>
          <w:rtl/>
          <w:lang w:bidi="he-IL"/>
        </w:rPr>
        <w:t>הוביל לתנועה יציבה ללא סימנים של כאוס, למרות שערכים דומים שבהם אחת הזוויות הייתה גבוהה יותר (כמו 60°</w:t>
      </w:r>
      <w:r>
        <w:rPr>
          <w:rFonts w:cs="Arial" w:hint="cs"/>
          <w:sz w:val="28"/>
          <w:szCs w:val="28"/>
          <w:rtl/>
          <w:lang w:bidi="he-IL"/>
        </w:rPr>
        <w:t xml:space="preserve">  </w:t>
      </w:r>
      <w:r w:rsidRPr="00524D40">
        <w:rPr>
          <w:rFonts w:cs="Arial"/>
          <w:sz w:val="28"/>
          <w:szCs w:val="28"/>
          <w:lang w:bidi="he-IL"/>
        </w:rPr>
        <w:t>θ₁ =</w:t>
      </w:r>
      <w:r w:rsidRPr="00524D40">
        <w:rPr>
          <w:rFonts w:cs="Arial"/>
          <w:sz w:val="28"/>
          <w:szCs w:val="28"/>
          <w:rtl/>
          <w:lang w:bidi="he-IL"/>
        </w:rPr>
        <w:t>,</w:t>
      </w:r>
      <w:r>
        <w:rPr>
          <w:rFonts w:cs="Arial" w:hint="cs"/>
          <w:sz w:val="28"/>
          <w:szCs w:val="28"/>
          <w:rtl/>
          <w:lang w:bidi="he-IL"/>
        </w:rPr>
        <w:t xml:space="preserve"> 45</w:t>
      </w:r>
      <w:r w:rsidRPr="00524D40">
        <w:rPr>
          <w:rFonts w:cs="Arial"/>
          <w:sz w:val="28"/>
          <w:szCs w:val="28"/>
          <w:rtl/>
          <w:lang w:bidi="he-IL"/>
        </w:rPr>
        <w:t>°</w:t>
      </w:r>
      <w:r>
        <w:rPr>
          <w:rFonts w:cs="Arial" w:hint="cs"/>
          <w:sz w:val="28"/>
          <w:szCs w:val="28"/>
          <w:rtl/>
          <w:lang w:bidi="he-IL"/>
        </w:rPr>
        <w:t xml:space="preserve"> </w:t>
      </w:r>
      <w:r w:rsidRPr="00524D40">
        <w:rPr>
          <w:rFonts w:cs="Arial"/>
          <w:sz w:val="28"/>
          <w:szCs w:val="28"/>
          <w:lang w:bidi="he-IL"/>
        </w:rPr>
        <w:t>θ₂ =</w:t>
      </w:r>
      <w:r w:rsidRPr="00524D40">
        <w:rPr>
          <w:rFonts w:cs="Arial"/>
          <w:sz w:val="28"/>
          <w:szCs w:val="28"/>
          <w:rtl/>
          <w:lang w:bidi="he-IL"/>
        </w:rPr>
        <w:t>) כבר הציגו התנהגות כאוטית. ממצא זה מצביע על כך שסימטריה בין הזוויות עשויה לתרום לאיזון פנימי במערכת ולהפחתת ההשפעה הדינמית ההדדית שגורמת לאי-יציבות</w:t>
      </w:r>
      <w:r w:rsidRPr="00524D40">
        <w:rPr>
          <w:rFonts w:cs="Arial"/>
          <w:sz w:val="28"/>
          <w:szCs w:val="28"/>
          <w:lang w:bidi="he-IL"/>
        </w:rPr>
        <w:t>.</w:t>
      </w:r>
    </w:p>
    <w:p w14:paraId="3A3F14C8"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קיימים אזורים יציבים בזוויות נמוכות ובינוניות</w:t>
      </w:r>
    </w:p>
    <w:p w14:paraId="210D1C7E" w14:textId="5E0C521A" w:rsidR="006E5914" w:rsidRDefault="006E5914" w:rsidP="006E5914">
      <w:pPr>
        <w:bidi/>
        <w:rPr>
          <w:rFonts w:cs="Arial"/>
          <w:sz w:val="28"/>
          <w:szCs w:val="28"/>
          <w:lang w:bidi="he-IL"/>
        </w:rPr>
      </w:pPr>
      <w:r w:rsidRPr="006E5914">
        <w:rPr>
          <w:rFonts w:cs="Arial"/>
          <w:sz w:val="28"/>
          <w:szCs w:val="28"/>
          <w:rtl/>
          <w:lang w:bidi="he-IL"/>
        </w:rPr>
        <w:t>עבור</w:t>
      </w:r>
      <w:r w:rsidRPr="006E5914">
        <w:rPr>
          <w:rFonts w:cs="Arial"/>
          <w:sz w:val="28"/>
          <w:szCs w:val="28"/>
          <w:lang w:bidi="he-IL"/>
        </w:rPr>
        <w:t xml:space="preserve"> θ1 ≤ </w:t>
      </w:r>
      <w:r w:rsidR="001D0B75">
        <w:rPr>
          <w:rFonts w:cs="Arial"/>
          <w:sz w:val="28"/>
          <w:szCs w:val="28"/>
          <w:lang w:bidi="he-IL"/>
        </w:rPr>
        <w:t>60</w:t>
      </w:r>
      <w:r w:rsidRPr="006E5914">
        <w:rPr>
          <w:rFonts w:cs="Arial"/>
          <w:sz w:val="28"/>
          <w:szCs w:val="28"/>
          <w:lang w:bidi="he-IL"/>
        </w:rPr>
        <w:t xml:space="preserve">° </w:t>
      </w:r>
      <w:r w:rsidRPr="006E5914">
        <w:rPr>
          <w:rFonts w:cs="Arial"/>
          <w:sz w:val="28"/>
          <w:szCs w:val="28"/>
          <w:rtl/>
          <w:lang w:bidi="he-IL"/>
        </w:rPr>
        <w:t>ו</w:t>
      </w:r>
      <w:r w:rsidRPr="006E5914">
        <w:rPr>
          <w:rFonts w:cs="Arial"/>
          <w:sz w:val="28"/>
          <w:szCs w:val="28"/>
          <w:lang w:bidi="he-IL"/>
        </w:rPr>
        <w:t xml:space="preserve">-θ2 ≤ 90°, </w:t>
      </w:r>
      <w:r w:rsidRPr="006E5914">
        <w:rPr>
          <w:rFonts w:cs="Arial"/>
          <w:sz w:val="28"/>
          <w:szCs w:val="28"/>
          <w:rtl/>
          <w:lang w:bidi="he-IL"/>
        </w:rPr>
        <w:t>המערכת בדרך כלל נשארת לא-כאוטית, מה</w:t>
      </w:r>
      <w:r w:rsidRPr="006E5914">
        <w:rPr>
          <w:rFonts w:cs="Arial"/>
          <w:sz w:val="28"/>
          <w:szCs w:val="28"/>
          <w:rtl/>
        </w:rPr>
        <w:t xml:space="preserve"> </w:t>
      </w:r>
      <w:r w:rsidRPr="006E5914">
        <w:rPr>
          <w:rFonts w:cs="Arial"/>
          <w:sz w:val="28"/>
          <w:szCs w:val="28"/>
          <w:rtl/>
          <w:lang w:bidi="he-IL"/>
        </w:rPr>
        <w:t>שמעיד על אזור יציב יחסית במרחב הפאזות. ממצאים אלה עשויים לשמש לתכנון ניסויים או</w:t>
      </w:r>
      <w:r w:rsidRPr="006E5914">
        <w:rPr>
          <w:rFonts w:cs="Arial"/>
          <w:sz w:val="28"/>
          <w:szCs w:val="28"/>
          <w:rtl/>
        </w:rPr>
        <w:t xml:space="preserve"> </w:t>
      </w:r>
      <w:r w:rsidRPr="006E5914">
        <w:rPr>
          <w:rFonts w:cs="Arial"/>
          <w:sz w:val="28"/>
          <w:szCs w:val="28"/>
          <w:rtl/>
          <w:lang w:bidi="he-IL"/>
        </w:rPr>
        <w:t>מכשירים שנועדו להימנע מהתנהגות כאוטית</w:t>
      </w:r>
      <w:r w:rsidRPr="006E5914">
        <w:rPr>
          <w:rFonts w:cs="Arial"/>
          <w:sz w:val="28"/>
          <w:szCs w:val="28"/>
          <w:lang w:bidi="he-IL"/>
        </w:rPr>
        <w:t>.</w:t>
      </w:r>
    </w:p>
    <w:p w14:paraId="230B2702" w14:textId="77777777" w:rsidR="001D0B75" w:rsidRDefault="001D0B75" w:rsidP="001D0B75">
      <w:pPr>
        <w:bidi/>
        <w:rPr>
          <w:rFonts w:cs="Arial"/>
          <w:sz w:val="28"/>
          <w:szCs w:val="28"/>
          <w:lang w:bidi="he-IL"/>
        </w:rPr>
      </w:pPr>
    </w:p>
    <w:p w14:paraId="0A94FA37" w14:textId="6BADF0CD" w:rsidR="001D0B75" w:rsidRPr="001D0B75" w:rsidRDefault="003F4381" w:rsidP="001D0B75">
      <w:pPr>
        <w:bidi/>
        <w:rPr>
          <w:rFonts w:cs="Arial"/>
          <w:sz w:val="28"/>
          <w:szCs w:val="28"/>
          <w:lang w:bidi="he-IL"/>
        </w:rPr>
      </w:pPr>
      <w:r w:rsidRPr="001D0B75">
        <w:rPr>
          <w:rFonts w:cs="Arial"/>
          <w:noProof/>
          <w:sz w:val="28"/>
          <w:szCs w:val="28"/>
          <w:lang w:bidi="he-IL"/>
        </w:rPr>
        <w:drawing>
          <wp:anchor distT="0" distB="0" distL="114300" distR="114300" simplePos="0" relativeHeight="251659264" behindDoc="0" locked="0" layoutInCell="1" allowOverlap="1" wp14:anchorId="48963500" wp14:editId="58A81A51">
            <wp:simplePos x="0" y="0"/>
            <wp:positionH relativeFrom="page">
              <wp:align>left</wp:align>
            </wp:positionH>
            <wp:positionV relativeFrom="paragraph">
              <wp:posOffset>784375</wp:posOffset>
            </wp:positionV>
            <wp:extent cx="3803872" cy="2577465"/>
            <wp:effectExtent l="0" t="0" r="6350" b="0"/>
            <wp:wrapNone/>
            <wp:docPr id="17644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9852" name=""/>
                    <pic:cNvPicPr/>
                  </pic:nvPicPr>
                  <pic:blipFill>
                    <a:blip r:embed="rId13">
                      <a:extLst>
                        <a:ext uri="{28A0092B-C50C-407E-A947-70E740481C1C}">
                          <a14:useLocalDpi xmlns:a14="http://schemas.microsoft.com/office/drawing/2010/main" val="0"/>
                        </a:ext>
                      </a:extLst>
                    </a:blip>
                    <a:stretch>
                      <a:fillRect/>
                    </a:stretch>
                  </pic:blipFill>
                  <pic:spPr>
                    <a:xfrm>
                      <a:off x="0" y="0"/>
                      <a:ext cx="3803872" cy="2577465"/>
                    </a:xfrm>
                    <a:prstGeom prst="rect">
                      <a:avLst/>
                    </a:prstGeom>
                  </pic:spPr>
                </pic:pic>
              </a:graphicData>
            </a:graphic>
            <wp14:sizeRelH relativeFrom="page">
              <wp14:pctWidth>0</wp14:pctWidth>
            </wp14:sizeRelH>
            <wp14:sizeRelV relativeFrom="page">
              <wp14:pctHeight>0</wp14:pctHeight>
            </wp14:sizeRelV>
          </wp:anchor>
        </w:drawing>
      </w:r>
      <w:r w:rsidR="001D0B75" w:rsidRPr="001D0B75">
        <w:rPr>
          <w:rFonts w:cs="Arial"/>
          <w:sz w:val="28"/>
          <w:szCs w:val="28"/>
          <w:rtl/>
          <w:lang w:bidi="he-IL"/>
        </w:rPr>
        <w:t xml:space="preserve">הנה דוגמה </w:t>
      </w:r>
      <w:r w:rsidR="002F26F5" w:rsidRPr="001D0B75">
        <w:rPr>
          <w:rFonts w:cs="Arial"/>
          <w:sz w:val="28"/>
          <w:szCs w:val="28"/>
          <w:rtl/>
          <w:lang w:bidi="he-IL"/>
        </w:rPr>
        <w:t xml:space="preserve">לגרף כאוטי </w:t>
      </w:r>
      <w:r w:rsidR="002F26F5">
        <w:rPr>
          <w:rFonts w:cs="Arial" w:hint="cs"/>
          <w:sz w:val="28"/>
          <w:szCs w:val="28"/>
          <w:rtl/>
          <w:lang w:bidi="he-IL"/>
        </w:rPr>
        <w:t>ו</w:t>
      </w:r>
      <w:commentRangeStart w:id="10"/>
      <w:r w:rsidR="001D0B75" w:rsidRPr="001D0B75">
        <w:rPr>
          <w:rFonts w:cs="Arial"/>
          <w:sz w:val="28"/>
          <w:szCs w:val="28"/>
          <w:rtl/>
          <w:lang w:bidi="he-IL"/>
        </w:rPr>
        <w:t xml:space="preserve">לגרף </w:t>
      </w:r>
      <w:r w:rsidR="002F26F5">
        <w:rPr>
          <w:rFonts w:cs="Arial" w:hint="cs"/>
          <w:sz w:val="28"/>
          <w:szCs w:val="28"/>
          <w:rtl/>
          <w:lang w:bidi="he-IL"/>
        </w:rPr>
        <w:t xml:space="preserve">יותר </w:t>
      </w:r>
      <w:r w:rsidR="001D0B75" w:rsidRPr="001D0B75">
        <w:rPr>
          <w:rFonts w:cs="Arial"/>
          <w:sz w:val="28"/>
          <w:szCs w:val="28"/>
          <w:rtl/>
          <w:lang w:bidi="he-IL"/>
        </w:rPr>
        <w:t>יציב</w:t>
      </w:r>
      <w:r w:rsidR="001D0B75" w:rsidRPr="001D0B75">
        <w:rPr>
          <w:rFonts w:cs="Arial"/>
          <w:sz w:val="28"/>
          <w:szCs w:val="28"/>
          <w:lang w:bidi="he-IL"/>
        </w:rPr>
        <w:t>.</w:t>
      </w:r>
      <w:commentRangeEnd w:id="10"/>
      <w:r w:rsidR="00F93789">
        <w:rPr>
          <w:rStyle w:val="CommentReference"/>
          <w:rtl/>
        </w:rPr>
        <w:commentReference w:id="10"/>
      </w:r>
      <w:r w:rsidR="001D0B75" w:rsidRPr="001D0B75">
        <w:rPr>
          <w:rFonts w:cs="Arial"/>
          <w:sz w:val="28"/>
          <w:szCs w:val="28"/>
          <w:lang w:bidi="he-IL"/>
        </w:rPr>
        <w:br/>
      </w:r>
      <w:r w:rsidR="001D0B75" w:rsidRPr="001D0B75">
        <w:rPr>
          <w:rFonts w:cs="Arial"/>
          <w:sz w:val="28"/>
          <w:szCs w:val="28"/>
          <w:rtl/>
          <w:lang w:bidi="he-IL"/>
        </w:rPr>
        <w:t>בשניהם יש זווית גדולה אחת, אך האחד כאוטי והשני יציב, וזה מראה ש</w:t>
      </w:r>
      <w:r w:rsidR="001D0B75" w:rsidRPr="001D0B75">
        <w:rPr>
          <w:rFonts w:cs="Arial"/>
          <w:sz w:val="28"/>
          <w:szCs w:val="28"/>
          <w:lang w:bidi="he-IL"/>
        </w:rPr>
        <w:t xml:space="preserve">-θ₁ </w:t>
      </w:r>
      <w:r w:rsidR="001D0B75" w:rsidRPr="001D0B75">
        <w:rPr>
          <w:rFonts w:cs="Arial"/>
          <w:sz w:val="28"/>
          <w:szCs w:val="28"/>
          <w:rtl/>
          <w:lang w:bidi="he-IL"/>
        </w:rPr>
        <w:t>חשוב יותר מ</w:t>
      </w:r>
      <w:r w:rsidR="001D0B75" w:rsidRPr="001D0B75">
        <w:rPr>
          <w:rFonts w:cs="Arial"/>
          <w:sz w:val="28"/>
          <w:szCs w:val="28"/>
          <w:lang w:bidi="he-IL"/>
        </w:rPr>
        <w:t>-θ₂.</w:t>
      </w:r>
    </w:p>
    <w:p w14:paraId="4263C11C" w14:textId="7F4DC03E" w:rsidR="00DE2DD6" w:rsidRDefault="003F4381">
      <w:pPr>
        <w:rPr>
          <w:rFonts w:cs="Arial"/>
          <w:sz w:val="28"/>
          <w:szCs w:val="28"/>
          <w:lang w:bidi="he-IL"/>
        </w:rPr>
      </w:pPr>
      <w:r w:rsidRPr="001D0B75">
        <w:rPr>
          <w:rFonts w:cs="Arial"/>
          <w:noProof/>
          <w:sz w:val="28"/>
          <w:szCs w:val="28"/>
          <w:lang w:bidi="he-IL"/>
        </w:rPr>
        <w:drawing>
          <wp:anchor distT="0" distB="0" distL="114300" distR="114300" simplePos="0" relativeHeight="251660288" behindDoc="0" locked="0" layoutInCell="1" allowOverlap="1" wp14:anchorId="15DDC9E7" wp14:editId="7D49A6C6">
            <wp:simplePos x="0" y="0"/>
            <wp:positionH relativeFrom="margin">
              <wp:posOffset>2990850</wp:posOffset>
            </wp:positionH>
            <wp:positionV relativeFrom="paragraph">
              <wp:posOffset>13335</wp:posOffset>
            </wp:positionV>
            <wp:extent cx="3688080" cy="2493010"/>
            <wp:effectExtent l="0" t="0" r="7620" b="2540"/>
            <wp:wrapNone/>
            <wp:docPr id="181129952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99525"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88080" cy="2493010"/>
                    </a:xfrm>
                    <a:prstGeom prst="rect">
                      <a:avLst/>
                    </a:prstGeom>
                  </pic:spPr>
                </pic:pic>
              </a:graphicData>
            </a:graphic>
            <wp14:sizeRelH relativeFrom="page">
              <wp14:pctWidth>0</wp14:pctWidth>
            </wp14:sizeRelH>
            <wp14:sizeRelV relativeFrom="page">
              <wp14:pctHeight>0</wp14:pctHeight>
            </wp14:sizeRelV>
          </wp:anchor>
        </w:drawing>
      </w:r>
    </w:p>
    <w:p w14:paraId="3AB9C213" w14:textId="4F68B614" w:rsidR="00DE2DD6" w:rsidRDefault="00DE2DD6">
      <w:pPr>
        <w:rPr>
          <w:rFonts w:cs="Arial"/>
          <w:sz w:val="28"/>
          <w:szCs w:val="28"/>
          <w:lang w:bidi="he-IL"/>
        </w:rPr>
      </w:pPr>
    </w:p>
    <w:p w14:paraId="436A7A8A" w14:textId="7CF30F45" w:rsidR="00DE2DD6" w:rsidRDefault="00DE2DD6">
      <w:pPr>
        <w:rPr>
          <w:rFonts w:cs="Arial"/>
          <w:sz w:val="28"/>
          <w:szCs w:val="28"/>
          <w:lang w:bidi="he-IL"/>
        </w:rPr>
      </w:pPr>
    </w:p>
    <w:p w14:paraId="0074FE60" w14:textId="0B3DC37C" w:rsidR="00DE2DD6" w:rsidRDefault="00DE2DD6">
      <w:pPr>
        <w:rPr>
          <w:rFonts w:cs="Arial"/>
          <w:sz w:val="28"/>
          <w:szCs w:val="28"/>
          <w:lang w:bidi="he-IL"/>
        </w:rPr>
      </w:pPr>
    </w:p>
    <w:p w14:paraId="369C7A1C" w14:textId="61692E8D" w:rsidR="00DE2DD6" w:rsidRDefault="00DE2DD6">
      <w:pPr>
        <w:rPr>
          <w:rFonts w:cs="Arial"/>
          <w:sz w:val="28"/>
          <w:szCs w:val="28"/>
          <w:lang w:bidi="he-IL"/>
        </w:rPr>
      </w:pPr>
    </w:p>
    <w:p w14:paraId="656035F3" w14:textId="526ACB7F" w:rsidR="00DE2DD6" w:rsidRDefault="00DE2DD6">
      <w:pPr>
        <w:rPr>
          <w:rFonts w:cs="Arial"/>
          <w:sz w:val="28"/>
          <w:szCs w:val="28"/>
          <w:lang w:bidi="he-IL"/>
        </w:rPr>
      </w:pPr>
    </w:p>
    <w:p w14:paraId="77045E34" w14:textId="425CD888" w:rsidR="00DE2DD6" w:rsidRPr="003F4381" w:rsidRDefault="00DE2DD6" w:rsidP="003F4381">
      <w:pPr>
        <w:bidi/>
        <w:rPr>
          <w:rFonts w:cs="Arial"/>
          <w:sz w:val="28"/>
          <w:szCs w:val="28"/>
          <w:lang w:bidi="he-IL"/>
        </w:rPr>
      </w:pPr>
    </w:p>
    <w:p w14:paraId="6A9672CE" w14:textId="77777777" w:rsidR="003F4381" w:rsidRDefault="003F4381" w:rsidP="003F4381">
      <w:pPr>
        <w:bidi/>
        <w:rPr>
          <w:rFonts w:cs="Arial"/>
          <w:sz w:val="28"/>
          <w:szCs w:val="28"/>
          <w:lang w:bidi="he-IL"/>
        </w:rPr>
      </w:pPr>
    </w:p>
    <w:p w14:paraId="72777F8C" w14:textId="77777777" w:rsidR="003F4381" w:rsidRDefault="003F4381" w:rsidP="003F4381">
      <w:pPr>
        <w:bidi/>
        <w:rPr>
          <w:rFonts w:cs="Arial"/>
          <w:sz w:val="28"/>
          <w:szCs w:val="28"/>
          <w:lang w:bidi="he-IL"/>
        </w:rPr>
      </w:pPr>
    </w:p>
    <w:p w14:paraId="58F1D825" w14:textId="77777777" w:rsidR="003F4381" w:rsidRDefault="003F4381" w:rsidP="003F4381">
      <w:pPr>
        <w:bidi/>
        <w:rPr>
          <w:rFonts w:cs="Arial"/>
          <w:sz w:val="28"/>
          <w:szCs w:val="28"/>
          <w:lang w:bidi="he-IL"/>
        </w:rPr>
      </w:pPr>
    </w:p>
    <w:p w14:paraId="3846CC00" w14:textId="77777777" w:rsidR="003F4381" w:rsidRDefault="003F4381" w:rsidP="003F4381">
      <w:pPr>
        <w:bidi/>
        <w:rPr>
          <w:rFonts w:cs="Arial"/>
          <w:sz w:val="28"/>
          <w:szCs w:val="28"/>
          <w:lang w:bidi="he-IL"/>
        </w:rPr>
      </w:pPr>
    </w:p>
    <w:p w14:paraId="2DFAEBBF" w14:textId="530264AC" w:rsidR="00DE2DD6" w:rsidRDefault="003F4381" w:rsidP="003F4381">
      <w:pPr>
        <w:bidi/>
        <w:rPr>
          <w:rFonts w:cs="Arial"/>
          <w:sz w:val="28"/>
          <w:szCs w:val="28"/>
          <w:lang w:bidi="he-IL"/>
        </w:rPr>
      </w:pPr>
      <w:r w:rsidRPr="003F4381">
        <w:rPr>
          <w:rFonts w:cs="Arial"/>
          <w:sz w:val="28"/>
          <w:szCs w:val="28"/>
          <w:rtl/>
          <w:lang w:bidi="he-IL"/>
        </w:rPr>
        <w:lastRenderedPageBreak/>
        <w:t>זוהי דוגמה לכך שסימטריה בזוויות חשובה וגורמת לפחות כאוס במערכת</w:t>
      </w:r>
      <w:r>
        <w:rPr>
          <w:rFonts w:cs="Arial"/>
          <w:sz w:val="28"/>
          <w:szCs w:val="28"/>
          <w:lang w:bidi="he-IL"/>
        </w:rPr>
        <w:t>:</w:t>
      </w:r>
    </w:p>
    <w:p w14:paraId="37C2193D" w14:textId="1DDD0BEE" w:rsidR="003F4381" w:rsidRDefault="003F4381"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1312" behindDoc="0" locked="0" layoutInCell="1" allowOverlap="1" wp14:anchorId="1D78E998" wp14:editId="0BB09881">
            <wp:simplePos x="0" y="0"/>
            <wp:positionH relativeFrom="column">
              <wp:posOffset>-561976</wp:posOffset>
            </wp:positionH>
            <wp:positionV relativeFrom="paragraph">
              <wp:posOffset>132715</wp:posOffset>
            </wp:positionV>
            <wp:extent cx="3324225" cy="2270760"/>
            <wp:effectExtent l="0" t="0" r="9525" b="0"/>
            <wp:wrapNone/>
            <wp:docPr id="15822880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8803" name="Picture 1" descr="A graph with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24225" cy="2270760"/>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rtl/>
          <w:lang w:bidi="he-IL"/>
        </w:rPr>
        <w:drawing>
          <wp:anchor distT="0" distB="0" distL="114300" distR="114300" simplePos="0" relativeHeight="251662336" behindDoc="0" locked="0" layoutInCell="1" allowOverlap="1" wp14:anchorId="6BD41C05" wp14:editId="4FDFB9BB">
            <wp:simplePos x="0" y="0"/>
            <wp:positionH relativeFrom="column">
              <wp:posOffset>2857499</wp:posOffset>
            </wp:positionH>
            <wp:positionV relativeFrom="paragraph">
              <wp:posOffset>151765</wp:posOffset>
            </wp:positionV>
            <wp:extent cx="3361021" cy="2251075"/>
            <wp:effectExtent l="0" t="0" r="0" b="0"/>
            <wp:wrapNone/>
            <wp:docPr id="121215571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5717" name="Picture 1" descr="A graph with lines and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62312" cy="2251940"/>
                    </a:xfrm>
                    <a:prstGeom prst="rect">
                      <a:avLst/>
                    </a:prstGeom>
                  </pic:spPr>
                </pic:pic>
              </a:graphicData>
            </a:graphic>
            <wp14:sizeRelH relativeFrom="page">
              <wp14:pctWidth>0</wp14:pctWidth>
            </wp14:sizeRelH>
            <wp14:sizeRelV relativeFrom="page">
              <wp14:pctHeight>0</wp14:pctHeight>
            </wp14:sizeRelV>
          </wp:anchor>
        </w:drawing>
      </w:r>
    </w:p>
    <w:p w14:paraId="6FFA9FC8" w14:textId="4D9D843E" w:rsidR="003F4381" w:rsidRDefault="003F4381" w:rsidP="003F4381">
      <w:pPr>
        <w:bidi/>
        <w:rPr>
          <w:rFonts w:cs="Arial"/>
          <w:sz w:val="28"/>
          <w:szCs w:val="28"/>
          <w:lang w:bidi="he-IL"/>
        </w:rPr>
      </w:pPr>
      <w:r w:rsidRPr="003F4381">
        <w:rPr>
          <w:noProof/>
        </w:rPr>
        <w:t xml:space="preserve"> </w:t>
      </w:r>
    </w:p>
    <w:p w14:paraId="6E2B5F98" w14:textId="40693D8F" w:rsidR="003F4381" w:rsidRDefault="003F4381" w:rsidP="003F4381">
      <w:pPr>
        <w:bidi/>
        <w:rPr>
          <w:rFonts w:cs="Arial"/>
          <w:sz w:val="28"/>
          <w:szCs w:val="28"/>
          <w:lang w:bidi="he-IL"/>
        </w:rPr>
      </w:pPr>
    </w:p>
    <w:p w14:paraId="2D1BDFE1" w14:textId="4ED3B967" w:rsidR="003F4381" w:rsidRDefault="003F4381" w:rsidP="003F4381">
      <w:pPr>
        <w:bidi/>
        <w:rPr>
          <w:rFonts w:cs="Arial"/>
          <w:sz w:val="28"/>
          <w:szCs w:val="28"/>
          <w:lang w:bidi="he-IL"/>
        </w:rPr>
      </w:pPr>
    </w:p>
    <w:p w14:paraId="45C367B9" w14:textId="77777777" w:rsidR="003F4381" w:rsidRDefault="003F4381" w:rsidP="003F4381">
      <w:pPr>
        <w:bidi/>
        <w:rPr>
          <w:rFonts w:cs="Arial"/>
          <w:sz w:val="28"/>
          <w:szCs w:val="28"/>
          <w:lang w:bidi="he-IL"/>
        </w:rPr>
      </w:pPr>
    </w:p>
    <w:p w14:paraId="205FC173" w14:textId="30487830" w:rsidR="003F4381" w:rsidRDefault="003F4381" w:rsidP="003F4381">
      <w:pPr>
        <w:bidi/>
        <w:rPr>
          <w:rFonts w:cs="Arial"/>
          <w:sz w:val="28"/>
          <w:szCs w:val="28"/>
          <w:lang w:bidi="he-IL"/>
        </w:rPr>
      </w:pPr>
    </w:p>
    <w:p w14:paraId="066BB9A1" w14:textId="7F00BB96" w:rsidR="003F4381" w:rsidRDefault="003F4381" w:rsidP="003F4381">
      <w:pPr>
        <w:bidi/>
        <w:rPr>
          <w:rFonts w:cs="Arial"/>
          <w:sz w:val="28"/>
          <w:szCs w:val="28"/>
          <w:lang w:bidi="he-IL"/>
        </w:rPr>
      </w:pPr>
    </w:p>
    <w:p w14:paraId="41BFFE77" w14:textId="7C5BC5AE" w:rsidR="003F4381" w:rsidRDefault="003F4381" w:rsidP="003F4381">
      <w:pPr>
        <w:bidi/>
        <w:rPr>
          <w:rFonts w:cs="Arial"/>
          <w:sz w:val="28"/>
          <w:szCs w:val="28"/>
          <w:lang w:bidi="he-IL"/>
        </w:rPr>
      </w:pPr>
    </w:p>
    <w:p w14:paraId="65FA481C" w14:textId="3A0485DE" w:rsidR="003F4381" w:rsidRDefault="003F4381"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3360" behindDoc="0" locked="0" layoutInCell="1" allowOverlap="1" wp14:anchorId="5A906F30" wp14:editId="6DB53D45">
            <wp:simplePos x="0" y="0"/>
            <wp:positionH relativeFrom="column">
              <wp:posOffset>762000</wp:posOffset>
            </wp:positionH>
            <wp:positionV relativeFrom="paragraph">
              <wp:posOffset>13970</wp:posOffset>
            </wp:positionV>
            <wp:extent cx="3819525" cy="2573076"/>
            <wp:effectExtent l="0" t="0" r="0" b="0"/>
            <wp:wrapNone/>
            <wp:docPr id="1485645801" name="Picture 1" descr="A graph of a function with Eagle Ford Group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5801" name="Picture 1" descr="A graph of a function with Eagle Ford Group in th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19525" cy="2573076"/>
                    </a:xfrm>
                    <a:prstGeom prst="rect">
                      <a:avLst/>
                    </a:prstGeom>
                  </pic:spPr>
                </pic:pic>
              </a:graphicData>
            </a:graphic>
            <wp14:sizeRelH relativeFrom="page">
              <wp14:pctWidth>0</wp14:pctWidth>
            </wp14:sizeRelH>
            <wp14:sizeRelV relativeFrom="page">
              <wp14:pctHeight>0</wp14:pctHeight>
            </wp14:sizeRelV>
          </wp:anchor>
        </w:drawing>
      </w:r>
    </w:p>
    <w:p w14:paraId="4522A325" w14:textId="74F8B5E9" w:rsidR="005C2455" w:rsidRDefault="005C2455">
      <w:pPr>
        <w:rPr>
          <w:rFonts w:cs="Arial"/>
          <w:sz w:val="28"/>
          <w:szCs w:val="28"/>
          <w:lang w:bidi="he-IL"/>
        </w:rPr>
      </w:pPr>
    </w:p>
    <w:p w14:paraId="7CD96476" w14:textId="77777777" w:rsidR="003F4381" w:rsidRDefault="003F4381">
      <w:pPr>
        <w:rPr>
          <w:rFonts w:cs="Arial"/>
          <w:sz w:val="28"/>
          <w:szCs w:val="28"/>
          <w:lang w:bidi="he-IL"/>
        </w:rPr>
      </w:pPr>
    </w:p>
    <w:p w14:paraId="212EE3D8" w14:textId="2D5D4C47" w:rsidR="003F4381" w:rsidRDefault="003F4381">
      <w:pPr>
        <w:rPr>
          <w:rFonts w:cs="Arial"/>
          <w:sz w:val="28"/>
          <w:szCs w:val="28"/>
          <w:lang w:bidi="he-IL"/>
        </w:rPr>
      </w:pPr>
    </w:p>
    <w:p w14:paraId="33581F45" w14:textId="511DA220" w:rsidR="003F4381" w:rsidRDefault="003F4381">
      <w:pPr>
        <w:rPr>
          <w:rFonts w:cs="Arial"/>
          <w:sz w:val="28"/>
          <w:szCs w:val="28"/>
          <w:lang w:bidi="he-IL"/>
        </w:rPr>
      </w:pPr>
    </w:p>
    <w:p w14:paraId="6045E5B0" w14:textId="72023888" w:rsidR="003F4381" w:rsidRDefault="003F4381">
      <w:pPr>
        <w:rPr>
          <w:rFonts w:cs="Arial"/>
          <w:sz w:val="28"/>
          <w:szCs w:val="28"/>
          <w:lang w:bidi="he-IL"/>
        </w:rPr>
      </w:pPr>
    </w:p>
    <w:p w14:paraId="5B920F42" w14:textId="604D62FF" w:rsidR="003F4381" w:rsidRDefault="003F4381">
      <w:pPr>
        <w:rPr>
          <w:rFonts w:cs="Arial"/>
          <w:sz w:val="28"/>
          <w:szCs w:val="28"/>
          <w:lang w:bidi="he-IL"/>
        </w:rPr>
      </w:pPr>
    </w:p>
    <w:p w14:paraId="41682F21" w14:textId="5F135CEF" w:rsidR="003F4381" w:rsidRDefault="003F4381">
      <w:pPr>
        <w:rPr>
          <w:rFonts w:cs="Arial"/>
          <w:sz w:val="28"/>
          <w:szCs w:val="28"/>
          <w:lang w:bidi="he-IL"/>
        </w:rPr>
      </w:pPr>
    </w:p>
    <w:p w14:paraId="7C9B99DE" w14:textId="77777777" w:rsidR="00FC628B" w:rsidRDefault="00FC628B">
      <w:pPr>
        <w:rPr>
          <w:rFonts w:cs="Arial"/>
          <w:sz w:val="28"/>
          <w:szCs w:val="28"/>
          <w:lang w:bidi="he-IL"/>
        </w:rPr>
      </w:pPr>
    </w:p>
    <w:p w14:paraId="08D31811" w14:textId="77777777" w:rsidR="00FC628B" w:rsidRDefault="00FC628B">
      <w:pPr>
        <w:rPr>
          <w:rFonts w:cs="Arial"/>
          <w:sz w:val="28"/>
          <w:szCs w:val="28"/>
          <w:lang w:bidi="he-IL"/>
        </w:rPr>
      </w:pPr>
    </w:p>
    <w:p w14:paraId="616E541D" w14:textId="77777777" w:rsidR="00FC628B" w:rsidRDefault="00FC628B">
      <w:pPr>
        <w:rPr>
          <w:rFonts w:cs="Arial"/>
          <w:sz w:val="28"/>
          <w:szCs w:val="28"/>
          <w:lang w:bidi="he-IL"/>
        </w:rPr>
      </w:pPr>
    </w:p>
    <w:p w14:paraId="210DA8A6" w14:textId="77777777" w:rsidR="00FC628B" w:rsidRDefault="00FC628B">
      <w:pPr>
        <w:rPr>
          <w:rFonts w:cs="Arial"/>
          <w:sz w:val="28"/>
          <w:szCs w:val="28"/>
          <w:lang w:bidi="he-IL"/>
        </w:rPr>
      </w:pPr>
    </w:p>
    <w:p w14:paraId="2D813322" w14:textId="1963156D" w:rsidR="003F4381" w:rsidRDefault="003F4381" w:rsidP="00FC628B">
      <w:pPr>
        <w:bidi/>
        <w:rPr>
          <w:rFonts w:cs="Arial"/>
          <w:sz w:val="28"/>
          <w:szCs w:val="28"/>
          <w:lang w:bidi="he-IL"/>
        </w:rPr>
      </w:pPr>
    </w:p>
    <w:p w14:paraId="40223213" w14:textId="1C00E4BB" w:rsidR="003F4381" w:rsidRDefault="00FC628B" w:rsidP="00FC628B">
      <w:pPr>
        <w:bidi/>
        <w:rPr>
          <w:rFonts w:cs="Arial"/>
          <w:sz w:val="28"/>
          <w:szCs w:val="28"/>
          <w:lang w:bidi="he-IL"/>
        </w:rPr>
      </w:pPr>
      <w:r w:rsidRPr="00FC628B">
        <w:rPr>
          <w:rFonts w:cs="Arial"/>
          <w:sz w:val="28"/>
          <w:szCs w:val="28"/>
          <w:rtl/>
          <w:lang w:bidi="he-IL"/>
        </w:rPr>
        <w:lastRenderedPageBreak/>
        <w:t>זוהי דוגמה לכך שאם</w:t>
      </w:r>
      <w:r w:rsidRPr="00FC628B">
        <w:rPr>
          <w:rFonts w:cs="Arial"/>
          <w:sz w:val="28"/>
          <w:szCs w:val="28"/>
          <w:lang w:bidi="he-IL"/>
        </w:rPr>
        <w:t xml:space="preserve"> θ₁ </w:t>
      </w:r>
      <w:r w:rsidRPr="00FC628B">
        <w:rPr>
          <w:rFonts w:cs="Arial"/>
          <w:sz w:val="28"/>
          <w:szCs w:val="28"/>
          <w:rtl/>
          <w:lang w:bidi="he-IL"/>
        </w:rPr>
        <w:t>גדולה מ-90 מעלות, המערכת תמיד תהיה כאוטית, ללא קשר לקיום סימטריה בזוויות או אם</w:t>
      </w:r>
      <w:r w:rsidRPr="00FC628B">
        <w:rPr>
          <w:rFonts w:cs="Arial"/>
          <w:sz w:val="28"/>
          <w:szCs w:val="28"/>
          <w:lang w:bidi="he-IL"/>
        </w:rPr>
        <w:t xml:space="preserve"> θ₁ </w:t>
      </w:r>
      <w:r w:rsidRPr="00FC628B">
        <w:rPr>
          <w:rFonts w:cs="Arial"/>
          <w:sz w:val="28"/>
          <w:szCs w:val="28"/>
          <w:rtl/>
          <w:lang w:bidi="he-IL"/>
        </w:rPr>
        <w:t>שווה ל-0 מעלות</w:t>
      </w:r>
      <w:r>
        <w:rPr>
          <w:rFonts w:cs="Arial"/>
          <w:sz w:val="28"/>
          <w:szCs w:val="28"/>
          <w:lang w:bidi="he-IL"/>
        </w:rPr>
        <w:t>:</w:t>
      </w:r>
      <w:r w:rsidRPr="00FC628B">
        <w:rPr>
          <w:rFonts w:cs="Arial"/>
          <w:sz w:val="28"/>
          <w:szCs w:val="28"/>
          <w:lang w:bidi="he-IL"/>
        </w:rPr>
        <w:t xml:space="preserve"> </w:t>
      </w:r>
    </w:p>
    <w:p w14:paraId="2B2EE0A8" w14:textId="0AE3E8A4" w:rsidR="003F4381" w:rsidRDefault="003F4381">
      <w:pPr>
        <w:rPr>
          <w:rFonts w:cs="Arial"/>
          <w:sz w:val="28"/>
          <w:szCs w:val="28"/>
          <w:lang w:bidi="he-IL"/>
        </w:rPr>
      </w:pPr>
    </w:p>
    <w:p w14:paraId="51116D9F" w14:textId="64608875" w:rsidR="00FC628B" w:rsidRDefault="00FC628B">
      <w:pPr>
        <w:rPr>
          <w:rFonts w:cs="Arial"/>
          <w:sz w:val="28"/>
          <w:szCs w:val="28"/>
          <w:lang w:bidi="he-IL"/>
        </w:rPr>
      </w:pPr>
      <w:r w:rsidRPr="00FC628B">
        <w:rPr>
          <w:rFonts w:cs="Arial"/>
          <w:noProof/>
          <w:sz w:val="28"/>
          <w:szCs w:val="28"/>
          <w:lang w:bidi="he-IL"/>
        </w:rPr>
        <w:drawing>
          <wp:anchor distT="0" distB="0" distL="114300" distR="114300" simplePos="0" relativeHeight="251669504" behindDoc="0" locked="0" layoutInCell="1" allowOverlap="1" wp14:anchorId="77D8DB82" wp14:editId="4D7A3111">
            <wp:simplePos x="0" y="0"/>
            <wp:positionH relativeFrom="page">
              <wp:posOffset>285750</wp:posOffset>
            </wp:positionH>
            <wp:positionV relativeFrom="paragraph">
              <wp:posOffset>365957</wp:posOffset>
            </wp:positionV>
            <wp:extent cx="3448340" cy="2342515"/>
            <wp:effectExtent l="0" t="0" r="0" b="635"/>
            <wp:wrapNone/>
            <wp:docPr id="1135098138" name="Picture 1" descr="A graph of a ball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8138" name="Picture 1" descr="A graph of a ball of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48340" cy="2342515"/>
                    </a:xfrm>
                    <a:prstGeom prst="rect">
                      <a:avLst/>
                    </a:prstGeom>
                  </pic:spPr>
                </pic:pic>
              </a:graphicData>
            </a:graphic>
            <wp14:sizeRelH relativeFrom="page">
              <wp14:pctWidth>0</wp14:pctWidth>
            </wp14:sizeRelH>
            <wp14:sizeRelV relativeFrom="page">
              <wp14:pctHeight>0</wp14:pctHeight>
            </wp14:sizeRelV>
          </wp:anchor>
        </w:drawing>
      </w:r>
    </w:p>
    <w:p w14:paraId="72F894E6" w14:textId="2AECFDF8" w:rsidR="00FC628B" w:rsidRDefault="00FC628B">
      <w:pPr>
        <w:rPr>
          <w:rFonts w:cs="Arial"/>
          <w:sz w:val="28"/>
          <w:szCs w:val="28"/>
          <w:lang w:bidi="he-IL"/>
        </w:rPr>
      </w:pPr>
      <w:r w:rsidRPr="00FC628B">
        <w:rPr>
          <w:rFonts w:cs="Arial"/>
          <w:noProof/>
          <w:sz w:val="28"/>
          <w:szCs w:val="28"/>
          <w:lang w:bidi="he-IL"/>
        </w:rPr>
        <w:drawing>
          <wp:anchor distT="0" distB="0" distL="114300" distR="114300" simplePos="0" relativeHeight="251668480" behindDoc="0" locked="0" layoutInCell="1" allowOverlap="1" wp14:anchorId="3D0D9F98" wp14:editId="5DAF26F7">
            <wp:simplePos x="0" y="0"/>
            <wp:positionH relativeFrom="page">
              <wp:posOffset>4104640</wp:posOffset>
            </wp:positionH>
            <wp:positionV relativeFrom="paragraph">
              <wp:posOffset>13335</wp:posOffset>
            </wp:positionV>
            <wp:extent cx="3247497" cy="2322869"/>
            <wp:effectExtent l="0" t="0" r="0" b="1270"/>
            <wp:wrapNone/>
            <wp:docPr id="1315381098"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1098" name="Picture 1" descr="A graph of lines an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47497" cy="2322869"/>
                    </a:xfrm>
                    <a:prstGeom prst="rect">
                      <a:avLst/>
                    </a:prstGeom>
                  </pic:spPr>
                </pic:pic>
              </a:graphicData>
            </a:graphic>
            <wp14:sizeRelH relativeFrom="page">
              <wp14:pctWidth>0</wp14:pctWidth>
            </wp14:sizeRelH>
            <wp14:sizeRelV relativeFrom="page">
              <wp14:pctHeight>0</wp14:pctHeight>
            </wp14:sizeRelV>
          </wp:anchor>
        </w:drawing>
      </w:r>
    </w:p>
    <w:p w14:paraId="3CA22BB3" w14:textId="77777777" w:rsidR="00FC628B" w:rsidRDefault="00FC628B">
      <w:pPr>
        <w:rPr>
          <w:rFonts w:cs="Arial"/>
          <w:sz w:val="28"/>
          <w:szCs w:val="28"/>
          <w:lang w:bidi="he-IL"/>
        </w:rPr>
      </w:pPr>
    </w:p>
    <w:p w14:paraId="3EEDA365" w14:textId="77777777" w:rsidR="00FC628B" w:rsidRDefault="00FC628B">
      <w:pPr>
        <w:rPr>
          <w:rFonts w:cs="Arial"/>
          <w:sz w:val="28"/>
          <w:szCs w:val="28"/>
          <w:lang w:bidi="he-IL"/>
        </w:rPr>
      </w:pPr>
    </w:p>
    <w:p w14:paraId="1329B3E0" w14:textId="47CF4CE5" w:rsidR="00FC628B" w:rsidRDefault="00FC628B">
      <w:pPr>
        <w:rPr>
          <w:rFonts w:cs="Arial"/>
          <w:sz w:val="28"/>
          <w:szCs w:val="28"/>
          <w:lang w:bidi="he-IL"/>
        </w:rPr>
      </w:pPr>
    </w:p>
    <w:p w14:paraId="3A0186FD" w14:textId="77777777" w:rsidR="00FC628B" w:rsidRDefault="00FC628B">
      <w:pPr>
        <w:rPr>
          <w:rFonts w:cs="Arial"/>
          <w:sz w:val="28"/>
          <w:szCs w:val="28"/>
          <w:lang w:bidi="he-IL"/>
        </w:rPr>
      </w:pPr>
    </w:p>
    <w:p w14:paraId="2BFA156C" w14:textId="77777777" w:rsidR="00FC628B" w:rsidRDefault="00FC628B">
      <w:pPr>
        <w:rPr>
          <w:rFonts w:cs="Arial"/>
          <w:sz w:val="28"/>
          <w:szCs w:val="28"/>
          <w:lang w:bidi="he-IL"/>
        </w:rPr>
      </w:pPr>
    </w:p>
    <w:p w14:paraId="1515CBE0" w14:textId="77777777" w:rsidR="00FC628B" w:rsidRDefault="00FC628B">
      <w:pPr>
        <w:rPr>
          <w:rFonts w:cs="Arial"/>
          <w:sz w:val="28"/>
          <w:szCs w:val="28"/>
          <w:lang w:bidi="he-IL"/>
        </w:rPr>
      </w:pPr>
    </w:p>
    <w:p w14:paraId="6FCD094F" w14:textId="66B31E11" w:rsidR="003F4381" w:rsidRDefault="003F4381">
      <w:pPr>
        <w:rPr>
          <w:rFonts w:cs="Arial"/>
          <w:sz w:val="28"/>
          <w:szCs w:val="28"/>
          <w:lang w:bidi="he-IL"/>
        </w:rPr>
      </w:pPr>
    </w:p>
    <w:p w14:paraId="7DC8EAA2" w14:textId="77777777" w:rsidR="003F4381" w:rsidRDefault="003F4381">
      <w:pPr>
        <w:rPr>
          <w:rFonts w:cs="Arial"/>
          <w:sz w:val="28"/>
          <w:szCs w:val="28"/>
          <w:lang w:bidi="he-IL"/>
        </w:rPr>
      </w:pPr>
    </w:p>
    <w:p w14:paraId="0464C488" w14:textId="77777777" w:rsidR="00FC628B" w:rsidRDefault="00FC628B" w:rsidP="00AE2B17">
      <w:pPr>
        <w:bidi/>
        <w:rPr>
          <w:rFonts w:cs="Arial"/>
          <w:b/>
          <w:bCs/>
          <w:sz w:val="40"/>
          <w:szCs w:val="40"/>
          <w:u w:val="single"/>
          <w:lang w:bidi="he-IL"/>
        </w:rPr>
      </w:pPr>
    </w:p>
    <w:p w14:paraId="742D8A10" w14:textId="77777777" w:rsidR="00FC628B" w:rsidRDefault="00FC628B" w:rsidP="00FC628B">
      <w:pPr>
        <w:bidi/>
        <w:rPr>
          <w:rFonts w:cs="Arial"/>
          <w:b/>
          <w:bCs/>
          <w:sz w:val="40"/>
          <w:szCs w:val="40"/>
          <w:u w:val="single"/>
          <w:lang w:bidi="he-IL"/>
        </w:rPr>
      </w:pPr>
    </w:p>
    <w:p w14:paraId="03226D96" w14:textId="77777777" w:rsidR="00FC628B" w:rsidRDefault="00FC628B" w:rsidP="00FC628B">
      <w:pPr>
        <w:bidi/>
        <w:rPr>
          <w:rFonts w:cs="Arial"/>
          <w:b/>
          <w:bCs/>
          <w:sz w:val="40"/>
          <w:szCs w:val="40"/>
          <w:u w:val="single"/>
          <w:lang w:bidi="he-IL"/>
        </w:rPr>
      </w:pPr>
    </w:p>
    <w:p w14:paraId="63A38434" w14:textId="77777777" w:rsidR="00FC628B" w:rsidRDefault="00FC628B" w:rsidP="00FC628B">
      <w:pPr>
        <w:bidi/>
        <w:rPr>
          <w:rFonts w:cs="Arial"/>
          <w:b/>
          <w:bCs/>
          <w:sz w:val="40"/>
          <w:szCs w:val="40"/>
          <w:u w:val="single"/>
          <w:lang w:bidi="he-IL"/>
        </w:rPr>
      </w:pPr>
    </w:p>
    <w:p w14:paraId="7768CF75" w14:textId="77777777" w:rsidR="00FC628B" w:rsidRDefault="00FC628B" w:rsidP="00FC628B">
      <w:pPr>
        <w:bidi/>
        <w:rPr>
          <w:rFonts w:cs="Arial"/>
          <w:b/>
          <w:bCs/>
          <w:sz w:val="40"/>
          <w:szCs w:val="40"/>
          <w:u w:val="single"/>
          <w:lang w:bidi="he-IL"/>
        </w:rPr>
      </w:pPr>
    </w:p>
    <w:p w14:paraId="0EDDB3E7" w14:textId="77777777" w:rsidR="00FC628B" w:rsidRDefault="00FC628B" w:rsidP="00FC628B">
      <w:pPr>
        <w:bidi/>
        <w:rPr>
          <w:rFonts w:cs="Arial"/>
          <w:b/>
          <w:bCs/>
          <w:sz w:val="40"/>
          <w:szCs w:val="40"/>
          <w:u w:val="single"/>
          <w:lang w:bidi="he-IL"/>
        </w:rPr>
      </w:pPr>
    </w:p>
    <w:p w14:paraId="692BB99C" w14:textId="77777777" w:rsidR="00FC628B" w:rsidRDefault="00FC628B" w:rsidP="00FC628B">
      <w:pPr>
        <w:bidi/>
        <w:rPr>
          <w:rFonts w:cs="Arial"/>
          <w:b/>
          <w:bCs/>
          <w:sz w:val="40"/>
          <w:szCs w:val="40"/>
          <w:u w:val="single"/>
          <w:lang w:bidi="he-IL"/>
        </w:rPr>
      </w:pPr>
    </w:p>
    <w:p w14:paraId="3C2D4AF9" w14:textId="77777777" w:rsidR="00FC628B" w:rsidRDefault="00FC628B" w:rsidP="00FC628B">
      <w:pPr>
        <w:bidi/>
        <w:rPr>
          <w:rFonts w:cs="Arial"/>
          <w:b/>
          <w:bCs/>
          <w:sz w:val="40"/>
          <w:szCs w:val="40"/>
          <w:u w:val="single"/>
          <w:lang w:bidi="he-IL"/>
        </w:rPr>
      </w:pPr>
    </w:p>
    <w:p w14:paraId="004362CE" w14:textId="48201B99" w:rsidR="00FC628B" w:rsidRPr="00FC628B" w:rsidRDefault="00837587" w:rsidP="00FC628B">
      <w:pPr>
        <w:bidi/>
        <w:rPr>
          <w:rFonts w:cs="Arial"/>
          <w:b/>
          <w:bCs/>
          <w:sz w:val="40"/>
          <w:szCs w:val="40"/>
          <w:u w:val="single"/>
          <w:lang w:bidi="he-IL"/>
        </w:rPr>
      </w:pPr>
      <w:r w:rsidRPr="00837587">
        <w:rPr>
          <w:rFonts w:cs="Arial"/>
          <w:sz w:val="28"/>
          <w:szCs w:val="28"/>
          <w:rtl/>
          <w:lang w:bidi="he-IL"/>
        </w:rPr>
        <w:lastRenderedPageBreak/>
        <w:drawing>
          <wp:anchor distT="0" distB="0" distL="114300" distR="114300" simplePos="0" relativeHeight="251673600" behindDoc="0" locked="0" layoutInCell="1" allowOverlap="1" wp14:anchorId="563CB15A" wp14:editId="4904F631">
            <wp:simplePos x="0" y="0"/>
            <wp:positionH relativeFrom="column">
              <wp:posOffset>180975</wp:posOffset>
            </wp:positionH>
            <wp:positionV relativeFrom="paragraph">
              <wp:posOffset>0</wp:posOffset>
            </wp:positionV>
            <wp:extent cx="2657475" cy="2886075"/>
            <wp:effectExtent l="0" t="0" r="9525" b="9525"/>
            <wp:wrapThrough wrapText="bothSides">
              <wp:wrapPolygon edited="0">
                <wp:start x="0" y="0"/>
                <wp:lineTo x="0" y="21529"/>
                <wp:lineTo x="21523" y="21529"/>
                <wp:lineTo x="21523" y="0"/>
                <wp:lineTo x="0" y="0"/>
              </wp:wrapPolygon>
            </wp:wrapThrough>
            <wp:docPr id="10377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6324" name=""/>
                    <pic:cNvPicPr/>
                  </pic:nvPicPr>
                  <pic:blipFill>
                    <a:blip r:embed="rId20">
                      <a:extLst>
                        <a:ext uri="{28A0092B-C50C-407E-A947-70E740481C1C}">
                          <a14:useLocalDpi xmlns:a14="http://schemas.microsoft.com/office/drawing/2010/main" val="0"/>
                        </a:ext>
                      </a:extLst>
                    </a:blip>
                    <a:stretch>
                      <a:fillRect/>
                    </a:stretch>
                  </pic:blipFill>
                  <pic:spPr>
                    <a:xfrm>
                      <a:off x="0" y="0"/>
                      <a:ext cx="2657475" cy="2886075"/>
                    </a:xfrm>
                    <a:prstGeom prst="rect">
                      <a:avLst/>
                    </a:prstGeom>
                  </pic:spPr>
                </pic:pic>
              </a:graphicData>
            </a:graphic>
            <wp14:sizeRelH relativeFrom="page">
              <wp14:pctWidth>0</wp14:pctWidth>
            </wp14:sizeRelH>
            <wp14:sizeRelV relativeFrom="page">
              <wp14:pctHeight>0</wp14:pctHeight>
            </wp14:sizeRelV>
          </wp:anchor>
        </w:drawing>
      </w:r>
      <w:r w:rsidR="009868AB" w:rsidRPr="009868AB">
        <w:rPr>
          <w:rFonts w:cs="Arial" w:hint="cs"/>
          <w:b/>
          <w:bCs/>
          <w:sz w:val="40"/>
          <w:szCs w:val="40"/>
          <w:u w:val="single"/>
          <w:rtl/>
          <w:lang w:bidi="he-IL"/>
        </w:rPr>
        <w:t>הניסוי:</w:t>
      </w:r>
    </w:p>
    <w:p w14:paraId="17B38F35" w14:textId="1F28F12C" w:rsidR="00AE2B17" w:rsidRPr="00AE2B17" w:rsidRDefault="00AE2B17" w:rsidP="00AE2B17">
      <w:pPr>
        <w:bidi/>
        <w:rPr>
          <w:rFonts w:cs="Arial"/>
          <w:b/>
          <w:bCs/>
          <w:sz w:val="28"/>
          <w:szCs w:val="28"/>
          <w:lang w:bidi="he-IL"/>
        </w:rPr>
      </w:pPr>
      <w:r w:rsidRPr="00AE2B17">
        <w:rPr>
          <w:rFonts w:cs="Arial"/>
          <w:b/>
          <w:bCs/>
          <w:sz w:val="28"/>
          <w:szCs w:val="28"/>
          <w:rtl/>
          <w:lang w:bidi="he-IL"/>
        </w:rPr>
        <w:t>רקע</w:t>
      </w:r>
      <w:r w:rsidRPr="00AE2B17">
        <w:rPr>
          <w:rFonts w:cs="Arial"/>
          <w:b/>
          <w:bCs/>
          <w:sz w:val="28"/>
          <w:szCs w:val="28"/>
          <w:lang w:bidi="he-IL"/>
        </w:rPr>
        <w:t>:</w:t>
      </w:r>
    </w:p>
    <w:p w14:paraId="5E8992B5" w14:textId="4E8E675C" w:rsidR="00AE2B17" w:rsidRPr="00AE2B17" w:rsidRDefault="00AE2B17" w:rsidP="00AE2B17">
      <w:pPr>
        <w:bidi/>
        <w:rPr>
          <w:rFonts w:cs="Arial"/>
          <w:sz w:val="28"/>
          <w:szCs w:val="28"/>
          <w:lang w:bidi="he-IL"/>
        </w:rPr>
      </w:pPr>
      <w:commentRangeStart w:id="11"/>
      <w:r w:rsidRPr="00AE2B17">
        <w:rPr>
          <w:rFonts w:cs="Arial"/>
          <w:sz w:val="28"/>
          <w:szCs w:val="28"/>
          <w:rtl/>
          <w:lang w:bidi="he-IL"/>
        </w:rPr>
        <w:t>בוצע</w:t>
      </w:r>
      <w:r w:rsidRPr="00AE2B17">
        <w:rPr>
          <w:rFonts w:cs="Arial"/>
          <w:sz w:val="28"/>
          <w:szCs w:val="28"/>
          <w:rtl/>
        </w:rPr>
        <w:t xml:space="preserve"> </w:t>
      </w:r>
      <w:r w:rsidRPr="00AE2B17">
        <w:rPr>
          <w:rFonts w:cs="Arial"/>
          <w:b/>
          <w:bCs/>
          <w:sz w:val="28"/>
          <w:szCs w:val="28"/>
          <w:rtl/>
          <w:lang w:bidi="he-IL"/>
        </w:rPr>
        <w:t>ניסוי פיזי</w:t>
      </w:r>
      <w:r w:rsidRPr="00AE2B17">
        <w:rPr>
          <w:rFonts w:cs="Arial"/>
          <w:sz w:val="28"/>
          <w:szCs w:val="28"/>
          <w:rtl/>
        </w:rPr>
        <w:t xml:space="preserve"> </w:t>
      </w:r>
      <w:r w:rsidRPr="00AE2B17">
        <w:rPr>
          <w:rFonts w:cs="Arial"/>
          <w:sz w:val="28"/>
          <w:szCs w:val="28"/>
          <w:rtl/>
          <w:lang w:bidi="he-IL"/>
        </w:rPr>
        <w:t>עם מערכת של מטוטלת כפולה, במטרה לבחון מתי מתחילה להופיע התנהגות כאוטית כתוצאה מהשפעת זוויות ההתחלה של שתי המטוטלות</w:t>
      </w:r>
      <w:r w:rsidRPr="00AE2B17">
        <w:rPr>
          <w:rFonts w:cs="Arial"/>
          <w:sz w:val="28"/>
          <w:szCs w:val="28"/>
          <w:lang w:bidi="he-IL"/>
        </w:rPr>
        <w:t xml:space="preserve"> (θ₁ </w:t>
      </w:r>
      <w:r w:rsidRPr="00AE2B17">
        <w:rPr>
          <w:rFonts w:cs="Arial"/>
          <w:sz w:val="28"/>
          <w:szCs w:val="28"/>
          <w:rtl/>
          <w:lang w:bidi="he-IL"/>
        </w:rPr>
        <w:t>ו</w:t>
      </w:r>
      <w:r w:rsidRPr="00AE2B17">
        <w:rPr>
          <w:rFonts w:cs="Arial"/>
          <w:sz w:val="28"/>
          <w:szCs w:val="28"/>
          <w:lang w:bidi="he-IL"/>
        </w:rPr>
        <w:t xml:space="preserve">-θ₂). </w:t>
      </w:r>
      <w:r w:rsidRPr="00AE2B17">
        <w:rPr>
          <w:rFonts w:cs="Arial"/>
          <w:sz w:val="28"/>
          <w:szCs w:val="28"/>
          <w:rtl/>
          <w:lang w:bidi="he-IL"/>
        </w:rPr>
        <w:t>כאוס זוהה על סמך תצפית חזותית במסלולי תנועה שהפגינו סטייה גוברת, חוסר מחזוריות ברורה, ורגישות מוגברת לשינוי קל בזוויות ההתחלה</w:t>
      </w:r>
      <w:r w:rsidRPr="00AE2B17">
        <w:rPr>
          <w:rFonts w:cs="Arial"/>
          <w:sz w:val="28"/>
          <w:szCs w:val="28"/>
          <w:lang w:bidi="he-IL"/>
        </w:rPr>
        <w:t>.</w:t>
      </w:r>
      <w:commentRangeEnd w:id="11"/>
      <w:r w:rsidR="00F93789">
        <w:rPr>
          <w:rStyle w:val="CommentReference"/>
          <w:rtl/>
        </w:rPr>
        <w:commentReference w:id="11"/>
      </w:r>
    </w:p>
    <w:p w14:paraId="23F90707" w14:textId="197E2A3D" w:rsidR="00AE2B17" w:rsidRPr="009868AB" w:rsidRDefault="00000000" w:rsidP="009868AB">
      <w:pPr>
        <w:bidi/>
        <w:rPr>
          <w:rFonts w:cs="Arial"/>
          <w:sz w:val="28"/>
          <w:szCs w:val="28"/>
          <w:lang w:bidi="he-IL"/>
        </w:rPr>
      </w:pPr>
      <w:r>
        <w:rPr>
          <w:rFonts w:cs="Arial"/>
          <w:sz w:val="28"/>
          <w:szCs w:val="28"/>
          <w:lang w:bidi="he-IL"/>
        </w:rPr>
        <w:pict w14:anchorId="7C0F0B88">
          <v:rect id="_x0000_i1027" style="width:0;height:1.5pt" o:hralign="center" o:bullet="t" o:hrstd="t" o:hr="t" fillcolor="#a0a0a0" stroked="f"/>
        </w:pict>
      </w:r>
      <w:r w:rsidR="00AE2B17" w:rsidRPr="00AE2B17">
        <w:rPr>
          <w:rFonts w:cs="Arial"/>
          <w:b/>
          <w:bCs/>
          <w:sz w:val="28"/>
          <w:szCs w:val="28"/>
          <w:rtl/>
          <w:lang w:bidi="he-IL"/>
        </w:rPr>
        <w:t>שיטת קביעת זוויות ההתחלה</w:t>
      </w:r>
      <w:r w:rsidR="00AE2B17" w:rsidRPr="00AE2B17">
        <w:rPr>
          <w:rFonts w:cs="Arial"/>
          <w:b/>
          <w:bCs/>
          <w:sz w:val="28"/>
          <w:szCs w:val="28"/>
          <w:lang w:bidi="he-IL"/>
        </w:rPr>
        <w:t>:</w:t>
      </w:r>
    </w:p>
    <w:p w14:paraId="238F4CAB" w14:textId="77777777" w:rsidR="00AE2B17" w:rsidRPr="00AE2B17" w:rsidRDefault="00AE2B17" w:rsidP="00AE2B17">
      <w:pPr>
        <w:bidi/>
        <w:rPr>
          <w:rFonts w:cs="Arial"/>
          <w:sz w:val="28"/>
          <w:szCs w:val="28"/>
          <w:lang w:bidi="he-IL"/>
        </w:rPr>
      </w:pPr>
      <w:r w:rsidRPr="00AE2B17">
        <w:rPr>
          <w:rFonts w:cs="Arial"/>
          <w:sz w:val="28"/>
          <w:szCs w:val="28"/>
          <w:rtl/>
          <w:lang w:bidi="he-IL"/>
        </w:rPr>
        <w:t>לצורך קביעת זוויות ההתחלה לא נעשה שימוש במד זווית ישיר, אלא בשיטה גיאומטרית מבוססת</w:t>
      </w:r>
      <w:r w:rsidRPr="00AE2B17">
        <w:rPr>
          <w:rFonts w:cs="Arial"/>
          <w:sz w:val="28"/>
          <w:szCs w:val="28"/>
          <w:rtl/>
        </w:rPr>
        <w:t xml:space="preserve"> </w:t>
      </w:r>
      <w:r w:rsidRPr="00AE2B17">
        <w:rPr>
          <w:rFonts w:cs="Arial"/>
          <w:b/>
          <w:bCs/>
          <w:sz w:val="28"/>
          <w:szCs w:val="28"/>
          <w:rtl/>
          <w:lang w:bidi="he-IL"/>
        </w:rPr>
        <w:t>משפט פיתגורס</w:t>
      </w:r>
      <w:r w:rsidRPr="00AE2B17">
        <w:rPr>
          <w:rFonts w:cs="Arial"/>
          <w:sz w:val="28"/>
          <w:szCs w:val="28"/>
          <w:lang w:bidi="he-IL"/>
        </w:rPr>
        <w:t>:</w:t>
      </w:r>
    </w:p>
    <w:p w14:paraId="4B7D0DA5" w14:textId="77777777" w:rsidR="00AE2B17" w:rsidRPr="00AE2B17" w:rsidRDefault="00AE2B17" w:rsidP="00AE2B17">
      <w:pPr>
        <w:numPr>
          <w:ilvl w:val="0"/>
          <w:numId w:val="15"/>
        </w:numPr>
        <w:bidi/>
        <w:rPr>
          <w:rFonts w:cs="Arial"/>
          <w:sz w:val="28"/>
          <w:szCs w:val="28"/>
          <w:lang w:bidi="he-IL"/>
        </w:rPr>
      </w:pPr>
      <w:r w:rsidRPr="00AE2B17">
        <w:rPr>
          <w:rFonts w:cs="Arial"/>
          <w:sz w:val="28"/>
          <w:szCs w:val="28"/>
          <w:rtl/>
          <w:lang w:bidi="he-IL"/>
        </w:rPr>
        <w:t>המטוטלת העליונה הייתה באורך של</w:t>
      </w:r>
      <w:r w:rsidRPr="00AE2B17">
        <w:rPr>
          <w:rFonts w:cs="Arial"/>
          <w:sz w:val="28"/>
          <w:szCs w:val="28"/>
          <w:rtl/>
        </w:rPr>
        <w:t xml:space="preserve"> </w:t>
      </w:r>
      <w:r w:rsidRPr="00AE2B17">
        <w:rPr>
          <w:rFonts w:cs="Arial"/>
          <w:b/>
          <w:bCs/>
          <w:sz w:val="28"/>
          <w:szCs w:val="28"/>
          <w:lang w:bidi="he-IL"/>
        </w:rPr>
        <w:t xml:space="preserve">24 </w:t>
      </w:r>
      <w:r w:rsidRPr="00AE2B17">
        <w:rPr>
          <w:rFonts w:cs="Arial"/>
          <w:b/>
          <w:bCs/>
          <w:sz w:val="28"/>
          <w:szCs w:val="28"/>
          <w:rtl/>
          <w:lang w:bidi="he-IL"/>
        </w:rPr>
        <w:t>ס"מ</w:t>
      </w:r>
    </w:p>
    <w:p w14:paraId="17813E66" w14:textId="77777777" w:rsidR="00AE2B17" w:rsidRPr="00AE2B17" w:rsidRDefault="00AE2B17" w:rsidP="00AE2B17">
      <w:pPr>
        <w:numPr>
          <w:ilvl w:val="0"/>
          <w:numId w:val="15"/>
        </w:numPr>
        <w:bidi/>
        <w:rPr>
          <w:rFonts w:cs="Arial"/>
          <w:sz w:val="28"/>
          <w:szCs w:val="28"/>
          <w:lang w:bidi="he-IL"/>
        </w:rPr>
      </w:pPr>
      <w:r w:rsidRPr="00AE2B17">
        <w:rPr>
          <w:rFonts w:cs="Arial"/>
          <w:sz w:val="28"/>
          <w:szCs w:val="28"/>
          <w:rtl/>
          <w:lang w:bidi="he-IL"/>
        </w:rPr>
        <w:t>המטוטלת התחתונה הייתה באורך של</w:t>
      </w:r>
      <w:r w:rsidRPr="00AE2B17">
        <w:rPr>
          <w:rFonts w:cs="Arial"/>
          <w:sz w:val="28"/>
          <w:szCs w:val="28"/>
          <w:rtl/>
        </w:rPr>
        <w:t xml:space="preserve"> </w:t>
      </w:r>
      <w:r w:rsidRPr="00AE2B17">
        <w:rPr>
          <w:rFonts w:cs="Arial"/>
          <w:b/>
          <w:bCs/>
          <w:sz w:val="28"/>
          <w:szCs w:val="28"/>
          <w:lang w:bidi="he-IL"/>
        </w:rPr>
        <w:t xml:space="preserve">20 </w:t>
      </w:r>
      <w:r w:rsidRPr="00AE2B17">
        <w:rPr>
          <w:rFonts w:cs="Arial"/>
          <w:b/>
          <w:bCs/>
          <w:sz w:val="28"/>
          <w:szCs w:val="28"/>
          <w:rtl/>
          <w:lang w:bidi="he-IL"/>
        </w:rPr>
        <w:t>ס"מ</w:t>
      </w:r>
    </w:p>
    <w:p w14:paraId="14695322" w14:textId="77777777" w:rsidR="00AE2B17" w:rsidRDefault="00AE2B17" w:rsidP="00AE2B17">
      <w:pPr>
        <w:bidi/>
        <w:rPr>
          <w:rFonts w:cs="Arial"/>
          <w:sz w:val="28"/>
          <w:szCs w:val="28"/>
          <w:lang w:bidi="he-IL"/>
        </w:rPr>
      </w:pPr>
      <w:r w:rsidRPr="00AE2B17">
        <w:rPr>
          <w:rFonts w:cs="Arial"/>
          <w:sz w:val="28"/>
          <w:szCs w:val="28"/>
          <w:rtl/>
          <w:lang w:bidi="he-IL"/>
        </w:rPr>
        <w:t>בכל ניסוי, הזזנו את המטוטלת ידנית עד שהגיעה למיקום מסוים בציר ה</w:t>
      </w:r>
      <w:r w:rsidRPr="00AE2B17">
        <w:rPr>
          <w:rFonts w:cs="Arial"/>
          <w:sz w:val="28"/>
          <w:szCs w:val="28"/>
          <w:lang w:bidi="he-IL"/>
        </w:rPr>
        <w:t xml:space="preserve">-X </w:t>
      </w:r>
      <w:r w:rsidRPr="00AE2B17">
        <w:rPr>
          <w:rFonts w:cs="Arial"/>
          <w:sz w:val="28"/>
          <w:szCs w:val="28"/>
          <w:rtl/>
          <w:lang w:bidi="he-IL"/>
        </w:rPr>
        <w:t>או ה</w:t>
      </w:r>
      <w:r w:rsidRPr="00AE2B17">
        <w:rPr>
          <w:rFonts w:cs="Arial"/>
          <w:sz w:val="28"/>
          <w:szCs w:val="28"/>
          <w:lang w:bidi="he-IL"/>
        </w:rPr>
        <w:t xml:space="preserve">-Y. </w:t>
      </w:r>
      <w:r w:rsidRPr="00AE2B17">
        <w:rPr>
          <w:rFonts w:cs="Arial"/>
          <w:sz w:val="28"/>
          <w:szCs w:val="28"/>
          <w:rtl/>
          <w:lang w:bidi="he-IL"/>
        </w:rPr>
        <w:t>נמדד המרחק מהנקודה הנמוכה ביותר, והזווית חושבה לפי</w:t>
      </w:r>
      <w:r w:rsidRPr="00AE2B17">
        <w:rPr>
          <w:rFonts w:cs="Arial"/>
          <w:sz w:val="28"/>
          <w:szCs w:val="28"/>
          <w:lang w:bidi="he-IL"/>
        </w:rPr>
        <w:t>:</w:t>
      </w:r>
    </w:p>
    <w:p w14:paraId="3C7212E6" w14:textId="52048CE9" w:rsidR="00AE2B17" w:rsidRPr="00AE2B17" w:rsidRDefault="00AE2B17" w:rsidP="00AE2B17">
      <w:pPr>
        <w:bidi/>
        <w:rPr>
          <w:rFonts w:cs="Arial"/>
          <w:sz w:val="28"/>
          <w:szCs w:val="28"/>
          <w:lang w:bidi="he-IL"/>
        </w:rPr>
      </w:pPr>
      <w:r w:rsidRPr="00AE2B17">
        <w:rPr>
          <w:rFonts w:cs="Arial"/>
          <w:sz w:val="28"/>
          <w:szCs w:val="28"/>
          <w:lang w:bidi="he-IL"/>
        </w:rPr>
        <w:t>θ=cos</w:t>
      </w:r>
      <w:r>
        <w:rPr>
          <w:rFonts w:cs="Arial"/>
          <w:sz w:val="28"/>
          <w:szCs w:val="28"/>
          <w:lang w:bidi="he-IL"/>
        </w:rPr>
        <w:t>^</w:t>
      </w:r>
      <w:r w:rsidRPr="00AE2B17">
        <w:rPr>
          <w:rFonts w:cs="Arial"/>
          <w:sz w:val="28"/>
          <w:szCs w:val="28"/>
          <w:lang w:bidi="he-IL"/>
        </w:rPr>
        <w:t>−1(</w:t>
      </w:r>
      <w:r>
        <w:rPr>
          <w:rFonts w:cs="Arial"/>
          <w:sz w:val="28"/>
          <w:szCs w:val="28"/>
          <w:lang w:bidi="he-IL"/>
        </w:rPr>
        <w:t>y/L</w:t>
      </w:r>
      <w:r w:rsidRPr="00AE2B17">
        <w:rPr>
          <w:rFonts w:ascii="Arial" w:hAnsi="Arial" w:cs="Arial"/>
          <w:sz w:val="28"/>
          <w:szCs w:val="28"/>
          <w:lang w:bidi="he-IL"/>
        </w:rPr>
        <w:t>​</w:t>
      </w:r>
      <w:r w:rsidRPr="00AE2B17">
        <w:rPr>
          <w:rFonts w:cs="Arial"/>
          <w:sz w:val="28"/>
          <w:szCs w:val="28"/>
          <w:lang w:bidi="he-IL"/>
        </w:rPr>
        <w:t>)</w:t>
      </w:r>
      <w:r>
        <w:rPr>
          <w:rFonts w:cs="Arial"/>
          <w:sz w:val="28"/>
          <w:szCs w:val="28"/>
          <w:lang w:bidi="he-IL"/>
        </w:rPr>
        <w:t xml:space="preserve">  </w:t>
      </w:r>
      <w:r w:rsidRPr="00AE2B17">
        <w:rPr>
          <w:rFonts w:cs="Arial"/>
          <w:sz w:val="28"/>
          <w:szCs w:val="28"/>
          <w:lang w:bidi="he-IL"/>
        </w:rPr>
        <w:t>θ=sin</w:t>
      </w:r>
      <w:r>
        <w:rPr>
          <w:rFonts w:cs="Arial"/>
          <w:sz w:val="28"/>
          <w:szCs w:val="28"/>
          <w:lang w:bidi="he-IL"/>
        </w:rPr>
        <w:t>^</w:t>
      </w:r>
      <w:r w:rsidRPr="00AE2B17">
        <w:rPr>
          <w:rFonts w:cs="Arial"/>
          <w:sz w:val="28"/>
          <w:szCs w:val="28"/>
          <w:lang w:bidi="he-IL"/>
        </w:rPr>
        <w:t>−1(</w:t>
      </w:r>
      <w:r>
        <w:rPr>
          <w:rFonts w:cs="Arial"/>
          <w:sz w:val="28"/>
          <w:szCs w:val="28"/>
          <w:lang w:bidi="he-IL"/>
        </w:rPr>
        <w:t>x/L</w:t>
      </w:r>
      <w:r w:rsidRPr="00AE2B17">
        <w:rPr>
          <w:rFonts w:ascii="Arial" w:hAnsi="Arial" w:cs="Arial"/>
          <w:sz w:val="28"/>
          <w:szCs w:val="28"/>
          <w:lang w:bidi="he-IL"/>
        </w:rPr>
        <w:t>​</w:t>
      </w:r>
      <w:r w:rsidRPr="00AE2B17">
        <w:rPr>
          <w:rFonts w:cs="Arial"/>
          <w:sz w:val="28"/>
          <w:szCs w:val="28"/>
          <w:lang w:bidi="he-IL"/>
        </w:rPr>
        <w:t xml:space="preserve">) </w:t>
      </w:r>
    </w:p>
    <w:p w14:paraId="7F4BD492" w14:textId="4B64F9D8" w:rsidR="00AE2B17" w:rsidRPr="00AE2B17" w:rsidRDefault="00AE2B17" w:rsidP="00AE2B17">
      <w:pPr>
        <w:bidi/>
        <w:rPr>
          <w:rFonts w:cs="Arial"/>
          <w:sz w:val="28"/>
          <w:szCs w:val="28"/>
          <w:lang w:bidi="he-IL"/>
        </w:rPr>
      </w:pPr>
      <w:r w:rsidRPr="00AE2B17">
        <w:rPr>
          <w:rFonts w:cs="Arial"/>
          <w:sz w:val="28"/>
          <w:szCs w:val="28"/>
          <w:rtl/>
          <w:lang w:bidi="he-IL"/>
        </w:rPr>
        <w:t>כאשר</w:t>
      </w:r>
      <w:r w:rsidRPr="00AE2B17">
        <w:rPr>
          <w:rFonts w:cs="Arial"/>
          <w:sz w:val="28"/>
          <w:szCs w:val="28"/>
          <w:rtl/>
        </w:rPr>
        <w:t xml:space="preserve"> </w:t>
      </w:r>
      <w:r w:rsidRPr="00AE2B17">
        <w:rPr>
          <w:rFonts w:cs="Arial"/>
          <w:sz w:val="28"/>
          <w:szCs w:val="28"/>
          <w:lang w:bidi="he-IL"/>
        </w:rPr>
        <w:t xml:space="preserve">LLL </w:t>
      </w:r>
      <w:r w:rsidRPr="00AE2B17">
        <w:rPr>
          <w:rFonts w:cs="Arial"/>
          <w:sz w:val="28"/>
          <w:szCs w:val="28"/>
          <w:rtl/>
          <w:lang w:bidi="he-IL"/>
        </w:rPr>
        <w:t>הוא אורך המוט, ו</w:t>
      </w:r>
      <w:r w:rsidRPr="00AE2B17">
        <w:rPr>
          <w:rFonts w:cs="Arial"/>
          <w:sz w:val="28"/>
          <w:szCs w:val="28"/>
          <w:lang w:bidi="he-IL"/>
        </w:rPr>
        <w:t xml:space="preserve">-x </w:t>
      </w:r>
      <w:r w:rsidRPr="00AE2B17">
        <w:rPr>
          <w:rFonts w:cs="Arial"/>
          <w:sz w:val="28"/>
          <w:szCs w:val="28"/>
          <w:rtl/>
          <w:lang w:bidi="he-IL"/>
        </w:rPr>
        <w:t>או</w:t>
      </w:r>
      <w:r w:rsidRPr="00AE2B17">
        <w:rPr>
          <w:rFonts w:cs="Arial"/>
          <w:sz w:val="28"/>
          <w:szCs w:val="28"/>
          <w:rtl/>
        </w:rPr>
        <w:t xml:space="preserve"> </w:t>
      </w:r>
      <w:r w:rsidRPr="00AE2B17">
        <w:rPr>
          <w:rFonts w:cs="Arial"/>
          <w:sz w:val="28"/>
          <w:szCs w:val="28"/>
          <w:lang w:bidi="he-IL"/>
        </w:rPr>
        <w:t xml:space="preserve">y </w:t>
      </w:r>
      <w:r w:rsidRPr="00AE2B17">
        <w:rPr>
          <w:rFonts w:cs="Arial"/>
          <w:sz w:val="28"/>
          <w:szCs w:val="28"/>
          <w:rtl/>
          <w:lang w:bidi="he-IL"/>
        </w:rPr>
        <w:t>הוא המרחק שנמדד בפועל</w:t>
      </w:r>
      <w:r w:rsidRPr="00AE2B17">
        <w:rPr>
          <w:rFonts w:cs="Arial"/>
          <w:sz w:val="28"/>
          <w:szCs w:val="28"/>
          <w:lang w:bidi="he-IL"/>
        </w:rPr>
        <w:t>.</w:t>
      </w:r>
    </w:p>
    <w:p w14:paraId="1B26EF22" w14:textId="77777777" w:rsidR="00AE2B17" w:rsidRPr="00AE2B17" w:rsidRDefault="00000000" w:rsidP="00AE2B17">
      <w:pPr>
        <w:bidi/>
        <w:rPr>
          <w:rFonts w:cs="Arial"/>
          <w:sz w:val="28"/>
          <w:szCs w:val="28"/>
          <w:lang w:bidi="he-IL"/>
        </w:rPr>
      </w:pPr>
      <w:r>
        <w:rPr>
          <w:rFonts w:cs="Arial"/>
          <w:sz w:val="28"/>
          <w:szCs w:val="28"/>
          <w:lang w:bidi="he-IL"/>
        </w:rPr>
        <w:pict w14:anchorId="683A6554">
          <v:rect id="_x0000_i1028" style="width:0;height:1.5pt" o:hralign="center" o:hrstd="t" o:hr="t" fillcolor="#a0a0a0" stroked="f"/>
        </w:pict>
      </w:r>
    </w:p>
    <w:p w14:paraId="3FB0BC33" w14:textId="77777777" w:rsidR="00AE2B17" w:rsidRDefault="00AE2B17" w:rsidP="00AE2B17">
      <w:pPr>
        <w:bidi/>
        <w:rPr>
          <w:rFonts w:cs="Arial"/>
          <w:b/>
          <w:bCs/>
          <w:sz w:val="28"/>
          <w:szCs w:val="28"/>
          <w:lang w:bidi="he-IL"/>
        </w:rPr>
      </w:pPr>
      <w:commentRangeStart w:id="12"/>
      <w:r w:rsidRPr="00AE2B17">
        <w:rPr>
          <w:rFonts w:cs="Arial"/>
          <w:b/>
          <w:bCs/>
          <w:sz w:val="28"/>
          <w:szCs w:val="28"/>
          <w:rtl/>
          <w:lang w:bidi="he-IL"/>
        </w:rPr>
        <w:t>תוצאות הניסוי</w:t>
      </w:r>
      <w:r w:rsidRPr="00AE2B17">
        <w:rPr>
          <w:rFonts w:cs="Arial"/>
          <w:b/>
          <w:bCs/>
          <w:sz w:val="28"/>
          <w:szCs w:val="28"/>
          <w:lang w:bidi="he-IL"/>
        </w:rPr>
        <w:t>:</w:t>
      </w:r>
      <w:commentRangeEnd w:id="12"/>
      <w:r w:rsidR="00F93789">
        <w:rPr>
          <w:rStyle w:val="CommentReference"/>
          <w:rtl/>
        </w:rPr>
        <w:commentReference w:id="12"/>
      </w:r>
    </w:p>
    <w:p w14:paraId="07520FA9" w14:textId="0B012225" w:rsidR="00837587" w:rsidRDefault="00837587" w:rsidP="00837587">
      <w:pPr>
        <w:bidi/>
        <w:rPr>
          <w:rFonts w:cs="Arial"/>
          <w:sz w:val="28"/>
          <w:szCs w:val="28"/>
          <w:lang w:bidi="he-IL"/>
        </w:rPr>
      </w:pPr>
      <w:r w:rsidRPr="00837587">
        <w:rPr>
          <w:rFonts w:cs="Arial" w:hint="cs"/>
          <w:sz w:val="28"/>
          <w:szCs w:val="28"/>
          <w:rtl/>
          <w:lang w:bidi="he-IL"/>
        </w:rPr>
        <w:t>הקלטנו</w:t>
      </w:r>
      <w:r w:rsidRPr="00837587">
        <w:rPr>
          <w:rFonts w:cs="Arial"/>
          <w:sz w:val="28"/>
          <w:szCs w:val="28"/>
          <w:rtl/>
          <w:lang w:bidi="he-IL"/>
        </w:rPr>
        <w:t xml:space="preserve"> </w:t>
      </w:r>
      <w:r w:rsidRPr="00837587">
        <w:rPr>
          <w:rFonts w:cs="Arial" w:hint="cs"/>
          <w:sz w:val="28"/>
          <w:szCs w:val="28"/>
          <w:rtl/>
          <w:lang w:bidi="he-IL"/>
        </w:rPr>
        <w:t>את</w:t>
      </w:r>
      <w:r w:rsidRPr="00837587">
        <w:rPr>
          <w:rFonts w:cs="Arial"/>
          <w:sz w:val="28"/>
          <w:szCs w:val="28"/>
          <w:rtl/>
          <w:lang w:bidi="he-IL"/>
        </w:rPr>
        <w:t xml:space="preserve"> </w:t>
      </w:r>
      <w:r w:rsidRPr="00837587">
        <w:rPr>
          <w:rFonts w:cs="Arial" w:hint="cs"/>
          <w:sz w:val="28"/>
          <w:szCs w:val="28"/>
          <w:rtl/>
          <w:lang w:bidi="he-IL"/>
        </w:rPr>
        <w:t>המטוטלת</w:t>
      </w:r>
      <w:r w:rsidRPr="00837587">
        <w:rPr>
          <w:rFonts w:cs="Arial"/>
          <w:sz w:val="28"/>
          <w:szCs w:val="28"/>
          <w:rtl/>
          <w:lang w:bidi="he-IL"/>
        </w:rPr>
        <w:t xml:space="preserve"> </w:t>
      </w:r>
      <w:r w:rsidRPr="00837587">
        <w:rPr>
          <w:rFonts w:cs="Arial" w:hint="cs"/>
          <w:sz w:val="28"/>
          <w:szCs w:val="28"/>
          <w:rtl/>
          <w:lang w:bidi="he-IL"/>
        </w:rPr>
        <w:t>הכפולה</w:t>
      </w:r>
      <w:r w:rsidRPr="00837587">
        <w:rPr>
          <w:rFonts w:cs="Arial"/>
          <w:sz w:val="28"/>
          <w:szCs w:val="28"/>
          <w:rtl/>
          <w:lang w:bidi="he-IL"/>
        </w:rPr>
        <w:t xml:space="preserve">, </w:t>
      </w:r>
      <w:r w:rsidRPr="00837587">
        <w:rPr>
          <w:rFonts w:cs="Arial" w:hint="cs"/>
          <w:sz w:val="28"/>
          <w:szCs w:val="28"/>
          <w:rtl/>
          <w:lang w:bidi="he-IL"/>
        </w:rPr>
        <w:t>ועקבנו</w:t>
      </w:r>
      <w:r w:rsidRPr="00837587">
        <w:rPr>
          <w:rFonts w:cs="Arial"/>
          <w:sz w:val="28"/>
          <w:szCs w:val="28"/>
          <w:rtl/>
          <w:lang w:bidi="he-IL"/>
        </w:rPr>
        <w:t xml:space="preserve"> </w:t>
      </w:r>
      <w:r w:rsidRPr="00837587">
        <w:rPr>
          <w:rFonts w:cs="Arial" w:hint="cs"/>
          <w:sz w:val="28"/>
          <w:szCs w:val="28"/>
          <w:rtl/>
          <w:lang w:bidi="he-IL"/>
        </w:rPr>
        <w:t>אחריה</w:t>
      </w:r>
      <w:r w:rsidRPr="00837587">
        <w:rPr>
          <w:rFonts w:cs="Arial"/>
          <w:sz w:val="28"/>
          <w:szCs w:val="28"/>
          <w:rtl/>
          <w:lang w:bidi="he-IL"/>
        </w:rPr>
        <w:t xml:space="preserve"> </w:t>
      </w:r>
      <w:r w:rsidRPr="00837587">
        <w:rPr>
          <w:rFonts w:cs="Arial" w:hint="cs"/>
          <w:sz w:val="28"/>
          <w:szCs w:val="28"/>
          <w:rtl/>
          <w:lang w:bidi="he-IL"/>
        </w:rPr>
        <w:t>בכל</w:t>
      </w:r>
      <w:r w:rsidRPr="00837587">
        <w:rPr>
          <w:rFonts w:cs="Arial"/>
          <w:sz w:val="28"/>
          <w:szCs w:val="28"/>
          <w:rtl/>
          <w:lang w:bidi="he-IL"/>
        </w:rPr>
        <w:t xml:space="preserve"> </w:t>
      </w:r>
      <w:r w:rsidRPr="00837587">
        <w:rPr>
          <w:rFonts w:cs="Arial" w:hint="cs"/>
          <w:sz w:val="28"/>
          <w:szCs w:val="28"/>
          <w:rtl/>
          <w:lang w:bidi="he-IL"/>
        </w:rPr>
        <w:t>פריים</w:t>
      </w:r>
      <w:r w:rsidRPr="00837587">
        <w:rPr>
          <w:rFonts w:cs="Arial"/>
          <w:sz w:val="28"/>
          <w:szCs w:val="28"/>
          <w:rtl/>
          <w:lang w:bidi="he-IL"/>
        </w:rPr>
        <w:t xml:space="preserve"> </w:t>
      </w:r>
      <w:r w:rsidRPr="00837587">
        <w:rPr>
          <w:rFonts w:cs="Arial" w:hint="cs"/>
          <w:sz w:val="28"/>
          <w:szCs w:val="28"/>
          <w:rtl/>
          <w:lang w:bidi="he-IL"/>
        </w:rPr>
        <w:t>באמצעות</w:t>
      </w:r>
      <w:r w:rsidRPr="00837587">
        <w:rPr>
          <w:rFonts w:cs="Arial"/>
          <w:sz w:val="28"/>
          <w:szCs w:val="28"/>
          <w:rtl/>
          <w:lang w:bidi="he-IL"/>
        </w:rPr>
        <w:t xml:space="preserve"> </w:t>
      </w:r>
      <w:r w:rsidRPr="00837587">
        <w:rPr>
          <w:rFonts w:cs="Arial" w:hint="cs"/>
          <w:sz w:val="28"/>
          <w:szCs w:val="28"/>
          <w:rtl/>
          <w:lang w:bidi="he-IL"/>
        </w:rPr>
        <w:t>תוכנה</w:t>
      </w:r>
      <w:r w:rsidRPr="00837587">
        <w:rPr>
          <w:rFonts w:cs="Arial"/>
          <w:sz w:val="28"/>
          <w:szCs w:val="28"/>
          <w:rtl/>
          <w:lang w:bidi="he-IL"/>
        </w:rPr>
        <w:t xml:space="preserve"> </w:t>
      </w:r>
      <w:r w:rsidRPr="00837587">
        <w:rPr>
          <w:rFonts w:cs="Arial" w:hint="cs"/>
          <w:sz w:val="28"/>
          <w:szCs w:val="28"/>
          <w:rtl/>
          <w:lang w:bidi="he-IL"/>
        </w:rPr>
        <w:t>בשם</w:t>
      </w:r>
      <w:r w:rsidRPr="00837587">
        <w:rPr>
          <w:rFonts w:cs="Arial"/>
          <w:sz w:val="28"/>
          <w:szCs w:val="28"/>
          <w:rtl/>
          <w:lang w:bidi="he-IL"/>
        </w:rPr>
        <w:t xml:space="preserve"> "</w:t>
      </w:r>
      <w:r w:rsidRPr="00837587">
        <w:rPr>
          <w:rFonts w:cs="Arial"/>
          <w:sz w:val="28"/>
          <w:szCs w:val="28"/>
        </w:rPr>
        <w:t>tracker</w:t>
      </w:r>
      <w:r w:rsidRPr="00837587">
        <w:rPr>
          <w:rFonts w:cs="Arial"/>
          <w:sz w:val="28"/>
          <w:szCs w:val="28"/>
          <w:rtl/>
          <w:lang w:bidi="he-IL"/>
        </w:rPr>
        <w:t>"</w:t>
      </w:r>
    </w:p>
    <w:p w14:paraId="7A30C9FD"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תצפיות עיקריות</w:t>
      </w:r>
      <w:r w:rsidRPr="00AE2B17">
        <w:rPr>
          <w:rFonts w:cs="Arial"/>
          <w:b/>
          <w:bCs/>
          <w:sz w:val="28"/>
          <w:szCs w:val="28"/>
          <w:lang w:bidi="he-IL"/>
        </w:rPr>
        <w:t>:</w:t>
      </w:r>
    </w:p>
    <w:p w14:paraId="3CC1EA78"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מובהק</w:t>
      </w:r>
      <w:r w:rsidRPr="00AE2B17">
        <w:rPr>
          <w:rFonts w:cs="Arial"/>
          <w:sz w:val="28"/>
          <w:szCs w:val="28"/>
          <w:rtl/>
        </w:rPr>
        <w:t xml:space="preserve"> </w:t>
      </w:r>
      <w:r w:rsidRPr="00AE2B17">
        <w:rPr>
          <w:rFonts w:cs="Arial"/>
          <w:sz w:val="28"/>
          <w:szCs w:val="28"/>
          <w:rtl/>
          <w:lang w:bidi="he-IL"/>
        </w:rPr>
        <w:t>הופיע כאשר</w:t>
      </w:r>
      <w:r w:rsidRPr="00AE2B17">
        <w:rPr>
          <w:rFonts w:cs="Arial"/>
          <w:sz w:val="28"/>
          <w:szCs w:val="28"/>
          <w:lang w:bidi="he-IL"/>
        </w:rPr>
        <w:t>:</w:t>
      </w:r>
    </w:p>
    <w:p w14:paraId="764CC54C"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lastRenderedPageBreak/>
        <w:t>θ₁ = 30°, θ₂ = 120°</w:t>
      </w:r>
    </w:p>
    <w:p w14:paraId="7A39EE4A"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60°, θ₂ = 120°</w:t>
      </w:r>
    </w:p>
    <w:p w14:paraId="1B778C7D" w14:textId="5F6B3078"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w:t>
      </w:r>
      <w:r w:rsidR="00BB0B25">
        <w:rPr>
          <w:rFonts w:cs="Arial"/>
          <w:sz w:val="28"/>
          <w:szCs w:val="28"/>
          <w:lang w:bidi="he-IL"/>
        </w:rPr>
        <w:t>5</w:t>
      </w:r>
      <w:r w:rsidRPr="00AE2B17">
        <w:rPr>
          <w:rFonts w:cs="Arial"/>
          <w:sz w:val="28"/>
          <w:szCs w:val="28"/>
          <w:lang w:bidi="he-IL"/>
        </w:rPr>
        <w:t>°, θ₂ = 15°</w:t>
      </w:r>
    </w:p>
    <w:p w14:paraId="545557C6"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חלקי / גבולי</w:t>
      </w:r>
      <w:r w:rsidRPr="00AE2B17">
        <w:rPr>
          <w:rFonts w:cs="Arial"/>
          <w:sz w:val="28"/>
          <w:szCs w:val="28"/>
          <w:rtl/>
        </w:rPr>
        <w:t xml:space="preserve"> </w:t>
      </w:r>
      <w:r w:rsidRPr="00AE2B17">
        <w:rPr>
          <w:rFonts w:cs="Arial"/>
          <w:sz w:val="28"/>
          <w:szCs w:val="28"/>
          <w:rtl/>
          <w:lang w:bidi="he-IL"/>
        </w:rPr>
        <w:t>נצפה עבור</w:t>
      </w:r>
      <w:r w:rsidRPr="00AE2B17">
        <w:rPr>
          <w:rFonts w:cs="Arial"/>
          <w:sz w:val="28"/>
          <w:szCs w:val="28"/>
          <w:lang w:bidi="he-IL"/>
        </w:rPr>
        <w:t>:</w:t>
      </w:r>
    </w:p>
    <w:p w14:paraId="691521E4" w14:textId="24331D4E"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w:t>
      </w:r>
      <w:r w:rsidR="00BB0B25">
        <w:rPr>
          <w:rFonts w:cs="Arial"/>
          <w:sz w:val="28"/>
          <w:szCs w:val="28"/>
          <w:lang w:bidi="he-IL"/>
        </w:rPr>
        <w:t>5</w:t>
      </w:r>
      <w:r w:rsidRPr="00AE2B17">
        <w:rPr>
          <w:rFonts w:cs="Arial"/>
          <w:sz w:val="28"/>
          <w:szCs w:val="28"/>
          <w:lang w:bidi="he-IL"/>
        </w:rPr>
        <w:t>°, θ₂ = 120°</w:t>
      </w:r>
    </w:p>
    <w:p w14:paraId="6AC2154C"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התנהגות יציבה (לא כאוטית)</w:t>
      </w:r>
      <w:r w:rsidRPr="00AE2B17">
        <w:rPr>
          <w:rFonts w:cs="Arial"/>
          <w:sz w:val="28"/>
          <w:szCs w:val="28"/>
          <w:rtl/>
        </w:rPr>
        <w:t xml:space="preserve"> </w:t>
      </w:r>
      <w:r w:rsidRPr="00AE2B17">
        <w:rPr>
          <w:rFonts w:cs="Arial"/>
          <w:sz w:val="28"/>
          <w:szCs w:val="28"/>
          <w:rtl/>
          <w:lang w:bidi="he-IL"/>
        </w:rPr>
        <w:t>נצפתה ב</w:t>
      </w:r>
      <w:r w:rsidRPr="00AE2B17">
        <w:rPr>
          <w:rFonts w:cs="Arial"/>
          <w:sz w:val="28"/>
          <w:szCs w:val="28"/>
          <w:lang w:bidi="he-IL"/>
        </w:rPr>
        <w:t>:</w:t>
      </w:r>
    </w:p>
    <w:p w14:paraId="32B7ECE9"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75°, θ₂ = 75°</w:t>
      </w:r>
    </w:p>
    <w:p w14:paraId="55087A7D"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חזק וברור</w:t>
      </w:r>
      <w:r w:rsidRPr="00AE2B17">
        <w:rPr>
          <w:rFonts w:cs="Arial"/>
          <w:sz w:val="28"/>
          <w:szCs w:val="28"/>
          <w:rtl/>
        </w:rPr>
        <w:t xml:space="preserve"> </w:t>
      </w:r>
      <w:r w:rsidRPr="00AE2B17">
        <w:rPr>
          <w:rFonts w:cs="Arial"/>
          <w:sz w:val="28"/>
          <w:szCs w:val="28"/>
          <w:rtl/>
          <w:lang w:bidi="he-IL"/>
        </w:rPr>
        <w:t>הופיע בכל פעם ש</w:t>
      </w:r>
      <w:r w:rsidRPr="00AE2B17">
        <w:rPr>
          <w:rFonts w:cs="Arial"/>
          <w:sz w:val="28"/>
          <w:szCs w:val="28"/>
          <w:lang w:bidi="he-IL"/>
        </w:rPr>
        <w:t>:</w:t>
      </w:r>
    </w:p>
    <w:p w14:paraId="414FF111" w14:textId="70472FEE"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90</w:t>
      </w:r>
      <w:proofErr w:type="gramStart"/>
      <w:r w:rsidRPr="00AE2B17">
        <w:rPr>
          <w:rFonts w:cs="Arial"/>
          <w:sz w:val="28"/>
          <w:szCs w:val="28"/>
          <w:lang w:bidi="he-IL"/>
        </w:rPr>
        <w:t xml:space="preserve">°, </w:t>
      </w:r>
      <w:r w:rsidR="009868AB">
        <w:rPr>
          <w:rFonts w:cs="Arial" w:hint="cs"/>
          <w:sz w:val="28"/>
          <w:szCs w:val="28"/>
          <w:rtl/>
          <w:lang w:bidi="he-IL"/>
        </w:rPr>
        <w:t xml:space="preserve"> </w:t>
      </w:r>
      <w:r w:rsidRPr="00AE2B17">
        <w:rPr>
          <w:rFonts w:cs="Arial"/>
          <w:sz w:val="28"/>
          <w:szCs w:val="28"/>
          <w:lang w:bidi="he-IL"/>
        </w:rPr>
        <w:t xml:space="preserve"> </w:t>
      </w:r>
      <w:proofErr w:type="gramEnd"/>
      <w:r w:rsidRPr="00AE2B17">
        <w:rPr>
          <w:rFonts w:cs="Arial"/>
          <w:sz w:val="28"/>
          <w:szCs w:val="28"/>
          <w:lang w:bidi="he-IL"/>
        </w:rPr>
        <w:t xml:space="preserve">θ₂ = 0° </w:t>
      </w:r>
      <w:proofErr w:type="gramStart"/>
      <w:r w:rsidRPr="00AE2B17">
        <w:rPr>
          <w:rFonts w:cs="Arial"/>
          <w:sz w:val="28"/>
          <w:szCs w:val="28"/>
          <w:rtl/>
          <w:lang w:bidi="he-IL"/>
        </w:rPr>
        <w:t>וגם</w:t>
      </w:r>
      <w:r w:rsidRPr="00AE2B17">
        <w:rPr>
          <w:rFonts w:cs="Arial"/>
          <w:sz w:val="28"/>
          <w:szCs w:val="28"/>
          <w:lang w:bidi="he-IL"/>
        </w:rPr>
        <w:t xml:space="preserve"> </w:t>
      </w:r>
      <w:r w:rsidR="009868AB">
        <w:rPr>
          <w:rFonts w:cs="Arial" w:hint="cs"/>
          <w:sz w:val="28"/>
          <w:szCs w:val="28"/>
          <w:rtl/>
          <w:lang w:bidi="he-IL"/>
        </w:rPr>
        <w:t xml:space="preserve"> </w:t>
      </w:r>
      <w:r w:rsidRPr="00AE2B17">
        <w:rPr>
          <w:rFonts w:cs="Arial"/>
          <w:sz w:val="28"/>
          <w:szCs w:val="28"/>
          <w:lang w:bidi="he-IL"/>
        </w:rPr>
        <w:t>θ</w:t>
      </w:r>
      <w:proofErr w:type="gramEnd"/>
      <w:r w:rsidRPr="00AE2B17">
        <w:rPr>
          <w:rFonts w:cs="Arial"/>
          <w:sz w:val="28"/>
          <w:szCs w:val="28"/>
          <w:lang w:bidi="he-IL"/>
        </w:rPr>
        <w:t>₂ = 90°</w:t>
      </w:r>
      <w:r w:rsidR="009868AB">
        <w:rPr>
          <w:rFonts w:cs="Arial" w:hint="cs"/>
          <w:sz w:val="28"/>
          <w:szCs w:val="28"/>
          <w:rtl/>
          <w:lang w:bidi="he-IL"/>
        </w:rPr>
        <w:t xml:space="preserve">   </w:t>
      </w:r>
    </w:p>
    <w:p w14:paraId="32DFE2FB" w14:textId="77777777" w:rsidR="00AE2B17" w:rsidRPr="00AE2B17" w:rsidRDefault="00000000" w:rsidP="00AE2B17">
      <w:pPr>
        <w:bidi/>
        <w:rPr>
          <w:rFonts w:cs="Arial"/>
          <w:sz w:val="28"/>
          <w:szCs w:val="28"/>
          <w:lang w:bidi="he-IL"/>
        </w:rPr>
      </w:pPr>
      <w:r>
        <w:rPr>
          <w:rFonts w:cs="Arial"/>
          <w:sz w:val="28"/>
          <w:szCs w:val="28"/>
          <w:lang w:bidi="he-IL"/>
        </w:rPr>
        <w:pict w14:anchorId="234E2A59">
          <v:rect id="_x0000_i1029" style="width:0;height:1.5pt" o:hralign="center" o:hrstd="t" o:hr="t" fillcolor="#a0a0a0" stroked="f"/>
        </w:pict>
      </w:r>
    </w:p>
    <w:p w14:paraId="52138DCD"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מסקנות</w:t>
      </w:r>
      <w:r w:rsidRPr="00AE2B17">
        <w:rPr>
          <w:rFonts w:cs="Arial"/>
          <w:b/>
          <w:bCs/>
          <w:sz w:val="28"/>
          <w:szCs w:val="28"/>
          <w:lang w:bidi="he-IL"/>
        </w:rPr>
        <w:t>:</w:t>
      </w:r>
    </w:p>
    <w:p w14:paraId="5333CA69"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הופעת הכאוס תלויה בזוויות ההתחלה</w:t>
      </w:r>
      <w:r w:rsidRPr="00AE2B17">
        <w:rPr>
          <w:rFonts w:cs="Arial"/>
          <w:b/>
          <w:bCs/>
          <w:sz w:val="28"/>
          <w:szCs w:val="28"/>
          <w:lang w:bidi="he-IL"/>
        </w:rPr>
        <w:t>:</w:t>
      </w:r>
    </w:p>
    <w:p w14:paraId="04E90F4A" w14:textId="77777777" w:rsidR="00AE2B17" w:rsidRPr="00AE2B17" w:rsidRDefault="00AE2B17" w:rsidP="00AE2B17">
      <w:pPr>
        <w:bidi/>
        <w:rPr>
          <w:rFonts w:cs="Arial"/>
          <w:sz w:val="28"/>
          <w:szCs w:val="28"/>
          <w:lang w:bidi="he-IL"/>
        </w:rPr>
      </w:pPr>
      <w:r w:rsidRPr="00AE2B17">
        <w:rPr>
          <w:rFonts w:cs="Arial"/>
          <w:sz w:val="28"/>
          <w:szCs w:val="28"/>
          <w:rtl/>
          <w:lang w:bidi="he-IL"/>
        </w:rPr>
        <w:t>הממצאים מראים שהתנהגות כאוטית במטוטלת כפולה מושפעת מאוד מהזוויות ההתחלתיות של שני הגופים. ככל ש</w:t>
      </w:r>
      <w:r w:rsidRPr="00AE2B17">
        <w:rPr>
          <w:rFonts w:cs="Arial"/>
          <w:sz w:val="28"/>
          <w:szCs w:val="28"/>
          <w:lang w:bidi="he-IL"/>
        </w:rPr>
        <w:t xml:space="preserve">-θ₁ </w:t>
      </w:r>
      <w:r w:rsidRPr="00AE2B17">
        <w:rPr>
          <w:rFonts w:cs="Arial"/>
          <w:sz w:val="28"/>
          <w:szCs w:val="28"/>
          <w:rtl/>
          <w:lang w:bidi="he-IL"/>
        </w:rPr>
        <w:t>או</w:t>
      </w:r>
      <w:r w:rsidRPr="00AE2B17">
        <w:rPr>
          <w:rFonts w:cs="Arial"/>
          <w:sz w:val="28"/>
          <w:szCs w:val="28"/>
          <w:lang w:bidi="he-IL"/>
        </w:rPr>
        <w:t xml:space="preserve"> θ₂ </w:t>
      </w:r>
      <w:r w:rsidRPr="00AE2B17">
        <w:rPr>
          <w:rFonts w:cs="Arial"/>
          <w:sz w:val="28"/>
          <w:szCs w:val="28"/>
          <w:rtl/>
          <w:lang w:bidi="he-IL"/>
        </w:rPr>
        <w:t>גדולות יותר, עולה הסיכוי להופעת כאוס. עם זאת, לא די בכך שאחת הזוויות תהיה גבוהה</w:t>
      </w:r>
      <w:r w:rsidRPr="00AE2B17">
        <w:rPr>
          <w:rFonts w:cs="Arial"/>
          <w:sz w:val="28"/>
          <w:szCs w:val="28"/>
          <w:lang w:bidi="he-IL"/>
        </w:rPr>
        <w:t xml:space="preserve"> – </w:t>
      </w:r>
      <w:r w:rsidRPr="00BB0B25">
        <w:rPr>
          <w:rFonts w:cs="Arial"/>
          <w:sz w:val="28"/>
          <w:szCs w:val="28"/>
          <w:rtl/>
          <w:lang w:bidi="he-IL"/>
        </w:rPr>
        <w:t>השילוב ביניהן</w:t>
      </w:r>
      <w:r w:rsidRPr="00AE2B17">
        <w:rPr>
          <w:rFonts w:cs="Arial"/>
          <w:sz w:val="28"/>
          <w:szCs w:val="28"/>
          <w:rtl/>
        </w:rPr>
        <w:t xml:space="preserve"> </w:t>
      </w:r>
      <w:r w:rsidRPr="00AE2B17">
        <w:rPr>
          <w:rFonts w:cs="Arial"/>
          <w:sz w:val="28"/>
          <w:szCs w:val="28"/>
          <w:rtl/>
          <w:lang w:bidi="he-IL"/>
        </w:rPr>
        <w:t>קובע</w:t>
      </w:r>
      <w:r w:rsidRPr="00AE2B17">
        <w:rPr>
          <w:rFonts w:cs="Arial"/>
          <w:sz w:val="28"/>
          <w:szCs w:val="28"/>
          <w:lang w:bidi="he-IL"/>
        </w:rPr>
        <w:t>.</w:t>
      </w:r>
    </w:p>
    <w:p w14:paraId="7BFC47FF"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זווית</w:t>
      </w:r>
      <w:r w:rsidRPr="00AE2B17">
        <w:rPr>
          <w:rFonts w:cs="Arial"/>
          <w:b/>
          <w:bCs/>
          <w:sz w:val="28"/>
          <w:szCs w:val="28"/>
          <w:lang w:bidi="he-IL"/>
        </w:rPr>
        <w:t xml:space="preserve"> θ₁ </w:t>
      </w:r>
      <w:r w:rsidRPr="00AE2B17">
        <w:rPr>
          <w:rFonts w:cs="Arial"/>
          <w:b/>
          <w:bCs/>
          <w:sz w:val="28"/>
          <w:szCs w:val="28"/>
          <w:rtl/>
          <w:lang w:bidi="he-IL"/>
        </w:rPr>
        <w:t>משפיעה יותר על הופעת הכאוס</w:t>
      </w:r>
      <w:r w:rsidRPr="00AE2B17">
        <w:rPr>
          <w:rFonts w:cs="Arial"/>
          <w:b/>
          <w:bCs/>
          <w:sz w:val="28"/>
          <w:szCs w:val="28"/>
          <w:lang w:bidi="he-IL"/>
        </w:rPr>
        <w:t>:</w:t>
      </w:r>
    </w:p>
    <w:p w14:paraId="1862F1BB" w14:textId="77777777" w:rsidR="00AE2B17" w:rsidRPr="00AE2B17" w:rsidRDefault="00AE2B17" w:rsidP="00AE2B17">
      <w:pPr>
        <w:bidi/>
        <w:rPr>
          <w:rFonts w:cs="Arial"/>
          <w:sz w:val="28"/>
          <w:szCs w:val="28"/>
          <w:lang w:bidi="he-IL"/>
        </w:rPr>
      </w:pPr>
      <w:r w:rsidRPr="00AE2B17">
        <w:rPr>
          <w:rFonts w:cs="Arial"/>
          <w:sz w:val="28"/>
          <w:szCs w:val="28"/>
          <w:rtl/>
          <w:lang w:bidi="he-IL"/>
        </w:rPr>
        <w:t>כאשר</w:t>
      </w:r>
      <w:r w:rsidRPr="00AE2B17">
        <w:rPr>
          <w:rFonts w:cs="Arial"/>
          <w:sz w:val="28"/>
          <w:szCs w:val="28"/>
          <w:lang w:bidi="he-IL"/>
        </w:rPr>
        <w:t xml:space="preserve"> θ₁ </w:t>
      </w:r>
      <w:r w:rsidRPr="00AE2B17">
        <w:rPr>
          <w:rFonts w:cs="Arial"/>
          <w:sz w:val="28"/>
          <w:szCs w:val="28"/>
          <w:rtl/>
          <w:lang w:bidi="he-IL"/>
        </w:rPr>
        <w:t>(המטוטלת העליונה) הייתה גדולה, הופיע כאוס גם כאשר</w:t>
      </w:r>
      <w:r w:rsidRPr="00AE2B17">
        <w:rPr>
          <w:rFonts w:cs="Arial"/>
          <w:sz w:val="28"/>
          <w:szCs w:val="28"/>
          <w:lang w:bidi="he-IL"/>
        </w:rPr>
        <w:t xml:space="preserve"> θ₂ </w:t>
      </w:r>
      <w:r w:rsidRPr="00AE2B17">
        <w:rPr>
          <w:rFonts w:cs="Arial"/>
          <w:sz w:val="28"/>
          <w:szCs w:val="28"/>
          <w:rtl/>
          <w:lang w:bidi="he-IL"/>
        </w:rPr>
        <w:t>הייתה קטנה. לעומת זאת, ערכים גבוהים של</w:t>
      </w:r>
      <w:r w:rsidRPr="00AE2B17">
        <w:rPr>
          <w:rFonts w:cs="Arial"/>
          <w:sz w:val="28"/>
          <w:szCs w:val="28"/>
          <w:lang w:bidi="he-IL"/>
        </w:rPr>
        <w:t xml:space="preserve"> θ₂ </w:t>
      </w:r>
      <w:r w:rsidRPr="00AE2B17">
        <w:rPr>
          <w:rFonts w:cs="Arial"/>
          <w:sz w:val="28"/>
          <w:szCs w:val="28"/>
          <w:rtl/>
          <w:lang w:bidi="he-IL"/>
        </w:rPr>
        <w:t>לבדם לא גרמו בהכרח להתנהגות כאוטית. הדבר מצביע על כך ש</w:t>
      </w:r>
      <w:r w:rsidRPr="00AE2B17">
        <w:rPr>
          <w:rFonts w:cs="Arial"/>
          <w:sz w:val="28"/>
          <w:szCs w:val="28"/>
          <w:lang w:bidi="he-IL"/>
        </w:rPr>
        <w:t xml:space="preserve">-θ₁, </w:t>
      </w:r>
      <w:r w:rsidRPr="00AE2B17">
        <w:rPr>
          <w:rFonts w:cs="Arial"/>
          <w:sz w:val="28"/>
          <w:szCs w:val="28"/>
          <w:rtl/>
          <w:lang w:bidi="he-IL"/>
        </w:rPr>
        <w:t>אשר שולטת בתנועה הראשונית של המערכת כולה, היא בעלת</w:t>
      </w:r>
      <w:r w:rsidRPr="00AE2B17">
        <w:rPr>
          <w:rFonts w:cs="Arial"/>
          <w:sz w:val="28"/>
          <w:szCs w:val="28"/>
          <w:rtl/>
        </w:rPr>
        <w:t xml:space="preserve"> </w:t>
      </w:r>
      <w:r w:rsidRPr="00BB0B25">
        <w:rPr>
          <w:rFonts w:cs="Arial"/>
          <w:sz w:val="28"/>
          <w:szCs w:val="28"/>
          <w:rtl/>
          <w:lang w:bidi="he-IL"/>
        </w:rPr>
        <w:t>השפעה דומיננטית</w:t>
      </w:r>
      <w:r w:rsidRPr="00AE2B17">
        <w:rPr>
          <w:rFonts w:cs="Arial"/>
          <w:sz w:val="28"/>
          <w:szCs w:val="28"/>
          <w:rtl/>
        </w:rPr>
        <w:t xml:space="preserve"> </w:t>
      </w:r>
      <w:r w:rsidRPr="00AE2B17">
        <w:rPr>
          <w:rFonts w:cs="Arial"/>
          <w:sz w:val="28"/>
          <w:szCs w:val="28"/>
          <w:rtl/>
          <w:lang w:bidi="he-IL"/>
        </w:rPr>
        <w:t>ביצירת אי-יציבות</w:t>
      </w:r>
      <w:r w:rsidRPr="00AE2B17">
        <w:rPr>
          <w:rFonts w:cs="Arial"/>
          <w:sz w:val="28"/>
          <w:szCs w:val="28"/>
          <w:lang w:bidi="he-IL"/>
        </w:rPr>
        <w:t>.</w:t>
      </w:r>
    </w:p>
    <w:p w14:paraId="26E06296"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סכום הזוויות אינו מנבא כאוס</w:t>
      </w:r>
      <w:r w:rsidRPr="00AE2B17">
        <w:rPr>
          <w:rFonts w:cs="Arial"/>
          <w:b/>
          <w:bCs/>
          <w:sz w:val="28"/>
          <w:szCs w:val="28"/>
          <w:lang w:bidi="he-IL"/>
        </w:rPr>
        <w:t>:</w:t>
      </w:r>
    </w:p>
    <w:p w14:paraId="0932CB32" w14:textId="77777777" w:rsidR="00AE2B17" w:rsidRPr="00AE2B17" w:rsidRDefault="00AE2B17" w:rsidP="00AE2B17">
      <w:pPr>
        <w:bidi/>
        <w:rPr>
          <w:rFonts w:cs="Arial"/>
          <w:sz w:val="28"/>
          <w:szCs w:val="28"/>
          <w:lang w:bidi="he-IL"/>
        </w:rPr>
      </w:pPr>
      <w:r w:rsidRPr="00AE2B17">
        <w:rPr>
          <w:rFonts w:cs="Arial"/>
          <w:sz w:val="28"/>
          <w:szCs w:val="28"/>
          <w:rtl/>
          <w:lang w:bidi="he-IL"/>
        </w:rPr>
        <w:t>נמצא כי</w:t>
      </w:r>
      <w:r w:rsidRPr="00AE2B17">
        <w:rPr>
          <w:rFonts w:cs="Arial"/>
          <w:sz w:val="28"/>
          <w:szCs w:val="28"/>
          <w:rtl/>
        </w:rPr>
        <w:t xml:space="preserve"> </w:t>
      </w:r>
      <w:r w:rsidRPr="00AE2B17">
        <w:rPr>
          <w:rFonts w:cs="Arial"/>
          <w:b/>
          <w:bCs/>
          <w:sz w:val="28"/>
          <w:szCs w:val="28"/>
          <w:rtl/>
          <w:lang w:bidi="he-IL"/>
        </w:rPr>
        <w:t>סכום הזוויות לבדו לא מהווה מדד אמין</w:t>
      </w:r>
      <w:r w:rsidRPr="00AE2B17">
        <w:rPr>
          <w:rFonts w:cs="Arial"/>
          <w:sz w:val="28"/>
          <w:szCs w:val="28"/>
          <w:lang w:bidi="he-IL"/>
        </w:rPr>
        <w:t xml:space="preserve">. </w:t>
      </w:r>
      <w:r w:rsidRPr="00AE2B17">
        <w:rPr>
          <w:rFonts w:cs="Arial"/>
          <w:sz w:val="28"/>
          <w:szCs w:val="28"/>
          <w:rtl/>
          <w:lang w:bidi="he-IL"/>
        </w:rPr>
        <w:t>לדוגמה</w:t>
      </w:r>
      <w:r w:rsidRPr="00AE2B17">
        <w:rPr>
          <w:rFonts w:cs="Arial"/>
          <w:sz w:val="28"/>
          <w:szCs w:val="28"/>
          <w:lang w:bidi="he-IL"/>
        </w:rPr>
        <w:t>:</w:t>
      </w:r>
    </w:p>
    <w:p w14:paraId="7CA9E134" w14:textId="77777777" w:rsidR="00AE2B17" w:rsidRPr="00AE2B17" w:rsidRDefault="00AE2B17" w:rsidP="00AE2B17">
      <w:pPr>
        <w:numPr>
          <w:ilvl w:val="0"/>
          <w:numId w:val="17"/>
        </w:numPr>
        <w:bidi/>
        <w:rPr>
          <w:rFonts w:cs="Arial"/>
          <w:sz w:val="28"/>
          <w:szCs w:val="28"/>
          <w:lang w:bidi="he-IL"/>
        </w:rPr>
      </w:pPr>
      <w:r w:rsidRPr="00AE2B17">
        <w:rPr>
          <w:rFonts w:cs="Arial"/>
          <w:sz w:val="28"/>
          <w:szCs w:val="28"/>
          <w:rtl/>
          <w:lang w:bidi="he-IL"/>
        </w:rPr>
        <w:t>הצירוף (60°, 90°) היה יציב</w:t>
      </w:r>
    </w:p>
    <w:p w14:paraId="0E98DC07" w14:textId="77777777" w:rsidR="00837587" w:rsidRDefault="00AE2B17" w:rsidP="00837587">
      <w:pPr>
        <w:numPr>
          <w:ilvl w:val="0"/>
          <w:numId w:val="17"/>
        </w:numPr>
        <w:bidi/>
        <w:rPr>
          <w:rFonts w:cs="Arial"/>
          <w:sz w:val="28"/>
          <w:szCs w:val="28"/>
          <w:lang w:bidi="he-IL"/>
        </w:rPr>
      </w:pPr>
      <w:r w:rsidRPr="00AE2B17">
        <w:rPr>
          <w:rFonts w:cs="Arial"/>
          <w:sz w:val="28"/>
          <w:szCs w:val="28"/>
          <w:rtl/>
          <w:lang w:bidi="he-IL"/>
        </w:rPr>
        <w:t>לעומת הצירוף (30°, 120°) שהיה כאוטי, אף על פי שבשניהם הסכום הוא 150°</w:t>
      </w:r>
    </w:p>
    <w:p w14:paraId="664617E4" w14:textId="591B7D0A" w:rsidR="00BB0B25" w:rsidRPr="00837587" w:rsidRDefault="00AE2B17" w:rsidP="00837587">
      <w:pPr>
        <w:numPr>
          <w:ilvl w:val="0"/>
          <w:numId w:val="17"/>
        </w:numPr>
        <w:bidi/>
        <w:rPr>
          <w:rFonts w:cs="Arial"/>
          <w:sz w:val="28"/>
          <w:szCs w:val="28"/>
          <w:lang w:bidi="he-IL"/>
        </w:rPr>
      </w:pPr>
      <w:r w:rsidRPr="00837587">
        <w:rPr>
          <w:rFonts w:cs="Arial"/>
          <w:b/>
          <w:bCs/>
          <w:sz w:val="28"/>
          <w:szCs w:val="28"/>
          <w:rtl/>
          <w:lang w:bidi="he-IL"/>
        </w:rPr>
        <w:lastRenderedPageBreak/>
        <w:t>השפעת סימטריה בזוויות ההתחלה</w:t>
      </w:r>
      <w:r w:rsidRPr="00837587">
        <w:rPr>
          <w:rFonts w:cs="Arial"/>
          <w:b/>
          <w:bCs/>
          <w:sz w:val="28"/>
          <w:szCs w:val="28"/>
          <w:lang w:bidi="he-IL"/>
        </w:rPr>
        <w:t>:</w:t>
      </w:r>
      <w:r w:rsidR="00BB0B25" w:rsidRPr="00837587">
        <w:rPr>
          <w:rFonts w:ascii="Times New Roman" w:eastAsia="Times New Roman" w:hAnsi="Times New Roman" w:cs="Times New Roman"/>
          <w:kern w:val="0"/>
          <w:lang w:bidi="he-IL"/>
          <w14:ligatures w14:val="none"/>
        </w:rPr>
        <w:br/>
      </w:r>
      <w:r w:rsidR="00BB0B25" w:rsidRPr="00837587">
        <w:rPr>
          <w:rFonts w:asciiTheme="minorBidi" w:eastAsia="Times New Roman" w:hAnsiTheme="minorBidi"/>
          <w:kern w:val="0"/>
          <w:sz w:val="28"/>
          <w:szCs w:val="28"/>
          <w:rtl/>
          <w:lang w:bidi="he-IL"/>
          <w14:ligatures w14:val="none"/>
        </w:rPr>
        <w:t>המערכת נוטה ליציבות גבוהה יותר כאשר הזוויות ההתחלתיות של שתי המטוטלות זהות או קרובות זו לזו. לדוגמה</w:t>
      </w:r>
      <w:r w:rsidR="00BB0B25" w:rsidRPr="00837587">
        <w:rPr>
          <w:rFonts w:asciiTheme="minorBidi" w:eastAsia="Times New Roman" w:hAnsiTheme="minorBidi"/>
          <w:kern w:val="0"/>
          <w:sz w:val="28"/>
          <w:szCs w:val="28"/>
          <w:lang w:bidi="he-IL"/>
          <w14:ligatures w14:val="none"/>
        </w:rPr>
        <w:t>:</w:t>
      </w:r>
    </w:p>
    <w:p w14:paraId="2A0F6FA1" w14:textId="77777777" w:rsidR="00BB0B25" w:rsidRPr="00BB0B25" w:rsidRDefault="00BB0B25" w:rsidP="00BB0B25">
      <w:pPr>
        <w:numPr>
          <w:ilvl w:val="0"/>
          <w:numId w:val="20"/>
        </w:numPr>
        <w:bidi/>
        <w:spacing w:before="100" w:beforeAutospacing="1" w:after="100" w:afterAutospacing="1" w:line="240" w:lineRule="auto"/>
        <w:rPr>
          <w:rFonts w:asciiTheme="minorBidi" w:eastAsia="Times New Roman" w:hAnsiTheme="minorBidi"/>
          <w:kern w:val="0"/>
          <w:sz w:val="28"/>
          <w:szCs w:val="28"/>
          <w:lang w:bidi="he-IL"/>
          <w14:ligatures w14:val="none"/>
        </w:rPr>
      </w:pPr>
      <w:r w:rsidRPr="00BB0B25">
        <w:rPr>
          <w:rFonts w:asciiTheme="minorBidi" w:eastAsia="Times New Roman" w:hAnsiTheme="minorBidi"/>
          <w:kern w:val="0"/>
          <w:sz w:val="28"/>
          <w:szCs w:val="28"/>
          <w:rtl/>
          <w:lang w:bidi="he-IL"/>
          <w14:ligatures w14:val="none"/>
        </w:rPr>
        <w:t>הצירוף (75°, 75°) הוביל לתנועה יציבה</w:t>
      </w:r>
      <w:r w:rsidRPr="00BB0B25">
        <w:rPr>
          <w:rFonts w:asciiTheme="minorBidi" w:eastAsia="Times New Roman" w:hAnsiTheme="minorBidi"/>
          <w:kern w:val="0"/>
          <w:sz w:val="28"/>
          <w:szCs w:val="28"/>
          <w:lang w:bidi="he-IL"/>
          <w14:ligatures w14:val="none"/>
        </w:rPr>
        <w:t>.</w:t>
      </w:r>
    </w:p>
    <w:p w14:paraId="2D3A393F" w14:textId="77777777" w:rsidR="00BB0B25" w:rsidRDefault="00BB0B25" w:rsidP="00BB0B25">
      <w:pPr>
        <w:numPr>
          <w:ilvl w:val="0"/>
          <w:numId w:val="20"/>
        </w:numPr>
        <w:bidi/>
        <w:spacing w:before="100" w:beforeAutospacing="1" w:after="100" w:afterAutospacing="1" w:line="240" w:lineRule="auto"/>
        <w:rPr>
          <w:rFonts w:asciiTheme="minorBidi" w:eastAsia="Times New Roman" w:hAnsiTheme="minorBidi"/>
          <w:kern w:val="0"/>
          <w:sz w:val="28"/>
          <w:szCs w:val="28"/>
          <w:lang w:bidi="he-IL"/>
          <w14:ligatures w14:val="none"/>
        </w:rPr>
      </w:pPr>
      <w:r w:rsidRPr="00BB0B25">
        <w:rPr>
          <w:rFonts w:asciiTheme="minorBidi" w:eastAsia="Times New Roman" w:hAnsiTheme="minorBidi"/>
          <w:kern w:val="0"/>
          <w:sz w:val="28"/>
          <w:szCs w:val="28"/>
          <w:rtl/>
          <w:lang w:bidi="he-IL"/>
          <w14:ligatures w14:val="none"/>
        </w:rPr>
        <w:t>לעומת (75°, 15°) – שבו נצפה כאוס, למרות ש</w:t>
      </w:r>
      <w:r w:rsidRPr="00BB0B25">
        <w:rPr>
          <w:rFonts w:asciiTheme="minorBidi" w:eastAsia="Times New Roman" w:hAnsiTheme="minorBidi"/>
          <w:kern w:val="0"/>
          <w:sz w:val="28"/>
          <w:szCs w:val="28"/>
          <w:lang w:bidi="he-IL"/>
          <w14:ligatures w14:val="none"/>
        </w:rPr>
        <w:t>-θ</w:t>
      </w:r>
      <w:r w:rsidRPr="00BB0B25">
        <w:rPr>
          <w:rFonts w:ascii="Cambria Math" w:eastAsia="Times New Roman" w:hAnsi="Cambria Math" w:cs="Cambria Math"/>
          <w:kern w:val="0"/>
          <w:sz w:val="28"/>
          <w:szCs w:val="28"/>
          <w:lang w:bidi="he-IL"/>
          <w14:ligatures w14:val="none"/>
        </w:rPr>
        <w:t>₂</w:t>
      </w:r>
      <w:r w:rsidRPr="00BB0B25">
        <w:rPr>
          <w:rFonts w:asciiTheme="minorBidi" w:eastAsia="Times New Roman" w:hAnsiTheme="minorBidi"/>
          <w:kern w:val="0"/>
          <w:sz w:val="28"/>
          <w:szCs w:val="28"/>
          <w:lang w:bidi="he-IL"/>
          <w14:ligatures w14:val="none"/>
        </w:rPr>
        <w:t xml:space="preserve"> </w:t>
      </w:r>
      <w:r w:rsidRPr="00BB0B25">
        <w:rPr>
          <w:rFonts w:asciiTheme="minorBidi" w:eastAsia="Times New Roman" w:hAnsiTheme="minorBidi"/>
          <w:kern w:val="0"/>
          <w:sz w:val="28"/>
          <w:szCs w:val="28"/>
          <w:rtl/>
          <w:lang w:bidi="he-IL"/>
          <w14:ligatures w14:val="none"/>
        </w:rPr>
        <w:t>הייתה הרבה יותר קטנה, מה שצפוי היה להקטין את הכאוס, אך בפועל גרם להופעת כאוס חזק יותר</w:t>
      </w:r>
      <w:r w:rsidRPr="00BB0B25">
        <w:rPr>
          <w:rFonts w:asciiTheme="minorBidi" w:eastAsia="Times New Roman" w:hAnsiTheme="minorBidi"/>
          <w:kern w:val="0"/>
          <w:sz w:val="28"/>
          <w:szCs w:val="28"/>
          <w:lang w:bidi="he-IL"/>
          <w14:ligatures w14:val="none"/>
        </w:rPr>
        <w:t>.</w:t>
      </w:r>
    </w:p>
    <w:p w14:paraId="29EC4A52" w14:textId="77777777" w:rsidR="00FC628B" w:rsidRPr="00BB0B25" w:rsidRDefault="00FC628B" w:rsidP="00FC628B">
      <w:pPr>
        <w:bidi/>
        <w:spacing w:before="100" w:beforeAutospacing="1" w:after="100" w:afterAutospacing="1" w:line="240" w:lineRule="auto"/>
        <w:rPr>
          <w:rFonts w:asciiTheme="minorBidi" w:eastAsia="Times New Roman" w:hAnsiTheme="minorBidi"/>
          <w:kern w:val="0"/>
          <w:sz w:val="28"/>
          <w:szCs w:val="28"/>
          <w:lang w:bidi="he-IL"/>
          <w14:ligatures w14:val="none"/>
        </w:rPr>
      </w:pPr>
    </w:p>
    <w:p w14:paraId="16722872"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גורמים פיזיים נוספים</w:t>
      </w:r>
      <w:r w:rsidRPr="00AE2B17">
        <w:rPr>
          <w:rFonts w:cs="Arial"/>
          <w:b/>
          <w:bCs/>
          <w:sz w:val="28"/>
          <w:szCs w:val="28"/>
          <w:lang w:bidi="he-IL"/>
        </w:rPr>
        <w:t>:</w:t>
      </w:r>
    </w:p>
    <w:p w14:paraId="348660B3" w14:textId="77777777" w:rsidR="00AE2B17" w:rsidRPr="00AE2B17" w:rsidRDefault="00AE2B17" w:rsidP="00AE2B17">
      <w:pPr>
        <w:bidi/>
        <w:rPr>
          <w:rFonts w:cs="Arial"/>
          <w:sz w:val="28"/>
          <w:szCs w:val="28"/>
          <w:lang w:bidi="he-IL"/>
        </w:rPr>
      </w:pPr>
      <w:r w:rsidRPr="00AE2B17">
        <w:rPr>
          <w:rFonts w:cs="Arial"/>
          <w:sz w:val="28"/>
          <w:szCs w:val="28"/>
          <w:rtl/>
          <w:lang w:bidi="he-IL"/>
        </w:rPr>
        <w:t>יש לקחת בחשבון ש</w:t>
      </w:r>
      <w:r w:rsidRPr="00AE2B17">
        <w:rPr>
          <w:rFonts w:cs="Arial"/>
          <w:b/>
          <w:bCs/>
          <w:sz w:val="28"/>
          <w:szCs w:val="28"/>
          <w:rtl/>
          <w:lang w:bidi="he-IL"/>
        </w:rPr>
        <w:t>מערכת פיזית אמיתית שונה ממודל מתמטי אידיאלי</w:t>
      </w:r>
      <w:r w:rsidRPr="00AE2B17">
        <w:rPr>
          <w:rFonts w:cs="Arial"/>
          <w:sz w:val="28"/>
          <w:szCs w:val="28"/>
          <w:lang w:bidi="he-IL"/>
        </w:rPr>
        <w:t>:</w:t>
      </w:r>
    </w:p>
    <w:p w14:paraId="22389137" w14:textId="504DB5B0" w:rsidR="00AE2B17" w:rsidRPr="00AE2B17" w:rsidRDefault="00AE2B17" w:rsidP="00463C7B">
      <w:pPr>
        <w:numPr>
          <w:ilvl w:val="0"/>
          <w:numId w:val="19"/>
        </w:numPr>
        <w:bidi/>
        <w:rPr>
          <w:rFonts w:cs="Arial"/>
          <w:sz w:val="28"/>
          <w:szCs w:val="28"/>
          <w:lang w:bidi="he-IL"/>
        </w:rPr>
      </w:pPr>
      <w:r w:rsidRPr="00AE2B17">
        <w:rPr>
          <w:rFonts w:cs="Arial"/>
          <w:b/>
          <w:bCs/>
          <w:sz w:val="28"/>
          <w:szCs w:val="28"/>
          <w:rtl/>
          <w:lang w:bidi="he-IL"/>
        </w:rPr>
        <w:t>המשקל אינו מרוכז בנקודה אחת</w:t>
      </w:r>
      <w:r w:rsidRPr="00AE2B17">
        <w:rPr>
          <w:rFonts w:cs="Arial"/>
          <w:sz w:val="28"/>
          <w:szCs w:val="28"/>
          <w:lang w:bidi="he-IL"/>
        </w:rPr>
        <w:t xml:space="preserve">, </w:t>
      </w:r>
      <w:r w:rsidRPr="00AE2B17">
        <w:rPr>
          <w:rFonts w:cs="Arial"/>
          <w:sz w:val="28"/>
          <w:szCs w:val="28"/>
          <w:rtl/>
          <w:lang w:bidi="he-IL"/>
        </w:rPr>
        <w:t>אלא מתפרש לאורך המוטות</w:t>
      </w:r>
      <w:r w:rsidR="00463C7B">
        <w:rPr>
          <w:rFonts w:cs="Arial" w:hint="cs"/>
          <w:sz w:val="28"/>
          <w:szCs w:val="28"/>
          <w:rtl/>
          <w:lang w:bidi="ar-LB"/>
        </w:rPr>
        <w:t xml:space="preserve">, </w:t>
      </w:r>
      <w:r w:rsidR="00463C7B">
        <w:rPr>
          <w:rFonts w:cs="Arial" w:hint="cs"/>
          <w:sz w:val="28"/>
          <w:szCs w:val="28"/>
          <w:rtl/>
          <w:lang w:bidi="he-IL"/>
        </w:rPr>
        <w:t>וזה</w:t>
      </w:r>
      <w:r w:rsidRPr="00AE2B17">
        <w:rPr>
          <w:rFonts w:cs="Arial"/>
          <w:sz w:val="28"/>
          <w:szCs w:val="28"/>
          <w:rtl/>
          <w:lang w:bidi="he-IL"/>
        </w:rPr>
        <w:t xml:space="preserve"> </w:t>
      </w:r>
      <w:r w:rsidR="00463C7B" w:rsidRPr="00463C7B">
        <w:rPr>
          <w:rFonts w:cs="Arial"/>
          <w:sz w:val="28"/>
          <w:szCs w:val="28"/>
          <w:rtl/>
          <w:lang w:bidi="he-IL"/>
        </w:rPr>
        <w:t>דבר שונה ממה שחישבנו בסימולציות שלנו</w:t>
      </w:r>
      <w:r w:rsidR="00463C7B" w:rsidRPr="00463C7B">
        <w:rPr>
          <w:rFonts w:cs="Arial"/>
          <w:sz w:val="28"/>
          <w:szCs w:val="28"/>
          <w:lang w:bidi="he-IL"/>
        </w:rPr>
        <w:t>.</w:t>
      </w:r>
    </w:p>
    <w:p w14:paraId="6F27AAD1" w14:textId="50F62DAD" w:rsidR="00AE2B17" w:rsidRDefault="00AE2B17" w:rsidP="00AE2B17">
      <w:pPr>
        <w:numPr>
          <w:ilvl w:val="0"/>
          <w:numId w:val="19"/>
        </w:numPr>
        <w:bidi/>
        <w:rPr>
          <w:rFonts w:cs="Arial"/>
          <w:sz w:val="28"/>
          <w:szCs w:val="28"/>
          <w:lang w:bidi="he-IL"/>
        </w:rPr>
      </w:pPr>
      <w:r w:rsidRPr="00AE2B17">
        <w:rPr>
          <w:rFonts w:cs="Arial"/>
          <w:b/>
          <w:bCs/>
          <w:sz w:val="28"/>
          <w:szCs w:val="28"/>
          <w:rtl/>
          <w:lang w:bidi="he-IL"/>
        </w:rPr>
        <w:t>תנגדות האוויר</w:t>
      </w:r>
      <w:r w:rsidRPr="00AE2B17">
        <w:rPr>
          <w:rFonts w:cs="Arial"/>
          <w:sz w:val="28"/>
          <w:szCs w:val="28"/>
          <w:rtl/>
        </w:rPr>
        <w:t xml:space="preserve"> </w:t>
      </w:r>
      <w:r w:rsidRPr="00AE2B17">
        <w:rPr>
          <w:rFonts w:cs="Arial"/>
          <w:sz w:val="28"/>
          <w:szCs w:val="28"/>
          <w:rtl/>
          <w:lang w:bidi="he-IL"/>
        </w:rPr>
        <w:t>גם כן משחקת תפקיד – היא עשויה להאט תנועות מסוימות, לשנות את קצב ההתפתחות של הכאוס ואף לעיתים לייצב מעט את המערכת</w:t>
      </w:r>
      <w:r w:rsidRPr="00AE2B17">
        <w:rPr>
          <w:rFonts w:cs="Arial"/>
          <w:sz w:val="28"/>
          <w:szCs w:val="28"/>
          <w:lang w:bidi="he-IL"/>
        </w:rPr>
        <w:t>.</w:t>
      </w:r>
    </w:p>
    <w:p w14:paraId="79289E7A" w14:textId="55E6503D" w:rsidR="00463C7B" w:rsidRDefault="00463C7B" w:rsidP="00463C7B">
      <w:pPr>
        <w:numPr>
          <w:ilvl w:val="0"/>
          <w:numId w:val="19"/>
        </w:numPr>
        <w:bidi/>
        <w:rPr>
          <w:rFonts w:cs="Arial"/>
          <w:sz w:val="28"/>
          <w:szCs w:val="28"/>
          <w:lang w:bidi="he-IL"/>
        </w:rPr>
      </w:pPr>
      <w:r w:rsidRPr="00463C7B">
        <w:rPr>
          <w:rFonts w:cs="Arial"/>
          <w:sz w:val="28"/>
          <w:szCs w:val="28"/>
          <w:rtl/>
          <w:lang w:bidi="he-IL"/>
        </w:rPr>
        <w:t>עקבנו אחריהם רק במשך 5 שניות, בעוד שהרצנו את הסימולציה במשך כ-50 שניות כדי להיפטר מכל שגיאות נומריות</w:t>
      </w:r>
      <w:r w:rsidRPr="00463C7B">
        <w:rPr>
          <w:rFonts w:cs="Arial"/>
          <w:sz w:val="28"/>
          <w:szCs w:val="28"/>
          <w:lang w:bidi="he-IL"/>
        </w:rPr>
        <w:t>.</w:t>
      </w:r>
    </w:p>
    <w:p w14:paraId="16498C83" w14:textId="77777777" w:rsidR="00463C7B" w:rsidRDefault="00463C7B" w:rsidP="00463C7B">
      <w:pPr>
        <w:bidi/>
        <w:rPr>
          <w:rFonts w:cs="Arial"/>
          <w:sz w:val="28"/>
          <w:szCs w:val="28"/>
          <w:lang w:bidi="he-IL"/>
        </w:rPr>
      </w:pPr>
    </w:p>
    <w:p w14:paraId="7AC23E53" w14:textId="78BA5354" w:rsidR="00FC628B" w:rsidRDefault="00FC628B" w:rsidP="00FC628B">
      <w:pPr>
        <w:bidi/>
        <w:rPr>
          <w:rFonts w:cs="Arial"/>
          <w:sz w:val="28"/>
          <w:szCs w:val="28"/>
          <w:lang w:bidi="he-IL"/>
        </w:rPr>
      </w:pPr>
      <w:r w:rsidRPr="00FC628B">
        <w:rPr>
          <w:rFonts w:cs="Arial"/>
          <w:sz w:val="28"/>
          <w:szCs w:val="28"/>
          <w:rtl/>
          <w:lang w:bidi="he-IL"/>
        </w:rPr>
        <w:t>זוהי דוגמה לכך ש־</w:t>
      </w:r>
      <w:r w:rsidRPr="00FC628B">
        <w:rPr>
          <w:rFonts w:cs="Arial"/>
          <w:sz w:val="28"/>
          <w:szCs w:val="28"/>
          <w:lang w:bidi="he-IL"/>
        </w:rPr>
        <w:t xml:space="preserve">θ₁ </w:t>
      </w:r>
      <w:r w:rsidRPr="00FC628B">
        <w:rPr>
          <w:rFonts w:cs="Arial"/>
          <w:sz w:val="28"/>
          <w:szCs w:val="28"/>
          <w:rtl/>
          <w:lang w:bidi="he-IL"/>
        </w:rPr>
        <w:t>חשוב יותר מ־</w:t>
      </w:r>
      <w:r w:rsidRPr="00FC628B">
        <w:rPr>
          <w:rFonts w:cs="Arial"/>
          <w:sz w:val="28"/>
          <w:szCs w:val="28"/>
          <w:lang w:bidi="he-IL"/>
        </w:rPr>
        <w:t xml:space="preserve">θ₂, </w:t>
      </w:r>
      <w:r w:rsidRPr="00FC628B">
        <w:rPr>
          <w:rFonts w:cs="Arial"/>
          <w:sz w:val="28"/>
          <w:szCs w:val="28"/>
          <w:rtl/>
          <w:lang w:bidi="he-IL"/>
        </w:rPr>
        <w:t>כאשר ערך גדול של</w:t>
      </w:r>
      <w:r w:rsidRPr="00FC628B">
        <w:rPr>
          <w:rFonts w:cs="Arial"/>
          <w:sz w:val="28"/>
          <w:szCs w:val="28"/>
          <w:lang w:bidi="he-IL"/>
        </w:rPr>
        <w:t xml:space="preserve"> θ₁ </w:t>
      </w:r>
      <w:r w:rsidRPr="00FC628B">
        <w:rPr>
          <w:rFonts w:cs="Arial"/>
          <w:sz w:val="28"/>
          <w:szCs w:val="28"/>
          <w:rtl/>
          <w:lang w:bidi="he-IL"/>
        </w:rPr>
        <w:t>(יותר מ-60 מעלות) גורם ליותר כאוס מאשר ערך גדול של</w:t>
      </w:r>
      <w:r w:rsidRPr="00FC628B">
        <w:rPr>
          <w:rFonts w:cs="Arial"/>
          <w:sz w:val="28"/>
          <w:szCs w:val="28"/>
          <w:lang w:bidi="he-IL"/>
        </w:rPr>
        <w:t xml:space="preserve"> θ₂ (</w:t>
      </w:r>
      <w:r w:rsidRPr="00FC628B">
        <w:rPr>
          <w:rFonts w:cs="Arial"/>
          <w:sz w:val="28"/>
          <w:szCs w:val="28"/>
          <w:rtl/>
          <w:lang w:bidi="he-IL"/>
        </w:rPr>
        <w:t>יותר מ-90 מעלות</w:t>
      </w:r>
      <w:r>
        <w:rPr>
          <w:rFonts w:cs="Arial"/>
          <w:sz w:val="28"/>
          <w:szCs w:val="28"/>
          <w:lang w:bidi="he-IL"/>
        </w:rPr>
        <w:t>:</w:t>
      </w:r>
    </w:p>
    <w:p w14:paraId="30E89459" w14:textId="3C8B048B" w:rsidR="00A76782" w:rsidRDefault="00837587" w:rsidP="00FC628B">
      <w:pPr>
        <w:bidi/>
        <w:rPr>
          <w:rFonts w:cs="Arial"/>
          <w:sz w:val="28"/>
          <w:szCs w:val="28"/>
          <w:lang w:bidi="he-IL"/>
        </w:rPr>
      </w:pPr>
      <w:r w:rsidRPr="003F4381">
        <w:rPr>
          <w:rFonts w:cs="Arial"/>
          <w:noProof/>
          <w:sz w:val="28"/>
          <w:szCs w:val="28"/>
          <w:lang w:bidi="he-IL"/>
        </w:rPr>
        <w:drawing>
          <wp:anchor distT="0" distB="0" distL="114300" distR="114300" simplePos="0" relativeHeight="251666432" behindDoc="0" locked="0" layoutInCell="1" allowOverlap="1" wp14:anchorId="5C6C61C1" wp14:editId="42E97607">
            <wp:simplePos x="0" y="0"/>
            <wp:positionH relativeFrom="margin">
              <wp:posOffset>1619250</wp:posOffset>
            </wp:positionH>
            <wp:positionV relativeFrom="paragraph">
              <wp:posOffset>6350</wp:posOffset>
            </wp:positionV>
            <wp:extent cx="2523236" cy="2519045"/>
            <wp:effectExtent l="0" t="0" r="0" b="0"/>
            <wp:wrapNone/>
            <wp:docPr id="13950357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5781" name="Picture 1" descr="A graph with lines an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3236" cy="2519045"/>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lang w:bidi="he-IL"/>
        </w:rPr>
        <w:drawing>
          <wp:anchor distT="0" distB="0" distL="114300" distR="114300" simplePos="0" relativeHeight="251665408" behindDoc="0" locked="0" layoutInCell="1" allowOverlap="1" wp14:anchorId="61035141" wp14:editId="0DCB14CB">
            <wp:simplePos x="0" y="0"/>
            <wp:positionH relativeFrom="page">
              <wp:posOffset>5067300</wp:posOffset>
            </wp:positionH>
            <wp:positionV relativeFrom="paragraph">
              <wp:posOffset>6350</wp:posOffset>
            </wp:positionV>
            <wp:extent cx="2578788" cy="2553966"/>
            <wp:effectExtent l="0" t="0" r="0" b="0"/>
            <wp:wrapNone/>
            <wp:docPr id="445995219" name="Picture 1"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5219" name="Picture 1" descr="A graph of a graph with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8788" cy="2553966"/>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lang w:bidi="he-IL"/>
        </w:rPr>
        <w:drawing>
          <wp:anchor distT="0" distB="0" distL="114300" distR="114300" simplePos="0" relativeHeight="251664384" behindDoc="0" locked="0" layoutInCell="1" allowOverlap="1" wp14:anchorId="46F449FC" wp14:editId="148001A0">
            <wp:simplePos x="0" y="0"/>
            <wp:positionH relativeFrom="page">
              <wp:posOffset>29845</wp:posOffset>
            </wp:positionH>
            <wp:positionV relativeFrom="paragraph">
              <wp:posOffset>15240</wp:posOffset>
            </wp:positionV>
            <wp:extent cx="2532969" cy="2485065"/>
            <wp:effectExtent l="0" t="0" r="1270" b="0"/>
            <wp:wrapNone/>
            <wp:docPr id="678864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45" name="Picture 1" descr="A graph with lines an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2969" cy="2485065"/>
                    </a:xfrm>
                    <a:prstGeom prst="rect">
                      <a:avLst/>
                    </a:prstGeom>
                  </pic:spPr>
                </pic:pic>
              </a:graphicData>
            </a:graphic>
            <wp14:sizeRelH relativeFrom="page">
              <wp14:pctWidth>0</wp14:pctWidth>
            </wp14:sizeRelH>
            <wp14:sizeRelV relativeFrom="page">
              <wp14:pctHeight>0</wp14:pctHeight>
            </wp14:sizeRelV>
          </wp:anchor>
        </w:drawing>
      </w:r>
    </w:p>
    <w:p w14:paraId="5A781D1E" w14:textId="3DBEADC9" w:rsidR="00A76782" w:rsidRDefault="00A76782">
      <w:pPr>
        <w:rPr>
          <w:rFonts w:cs="Arial"/>
          <w:sz w:val="28"/>
          <w:szCs w:val="28"/>
          <w:lang w:bidi="he-IL"/>
        </w:rPr>
      </w:pPr>
    </w:p>
    <w:p w14:paraId="25705652" w14:textId="2607FDFA" w:rsidR="001D0B75" w:rsidRDefault="001D0B75">
      <w:pPr>
        <w:rPr>
          <w:rFonts w:cs="Arial"/>
          <w:sz w:val="28"/>
          <w:szCs w:val="28"/>
          <w:lang w:bidi="he-IL"/>
        </w:rPr>
      </w:pPr>
    </w:p>
    <w:p w14:paraId="56F8BB14" w14:textId="4F9F30DA" w:rsidR="001D0B75" w:rsidRDefault="001D0B75">
      <w:pPr>
        <w:rPr>
          <w:rFonts w:cs="Arial"/>
          <w:sz w:val="28"/>
          <w:szCs w:val="28"/>
          <w:lang w:bidi="he-IL"/>
        </w:rPr>
      </w:pPr>
    </w:p>
    <w:p w14:paraId="344BF462" w14:textId="0EAC186D" w:rsidR="00AE2B17" w:rsidRDefault="00AE2B17">
      <w:pPr>
        <w:rPr>
          <w:rFonts w:cs="Arial"/>
          <w:sz w:val="28"/>
          <w:szCs w:val="28"/>
          <w:lang w:bidi="he-IL"/>
        </w:rPr>
      </w:pPr>
    </w:p>
    <w:p w14:paraId="37F92835" w14:textId="68AFD53D" w:rsidR="00AE2B17" w:rsidRDefault="00AE2B17">
      <w:pPr>
        <w:rPr>
          <w:rFonts w:cs="Arial"/>
          <w:sz w:val="28"/>
          <w:szCs w:val="28"/>
          <w:lang w:bidi="he-IL"/>
        </w:rPr>
      </w:pPr>
    </w:p>
    <w:p w14:paraId="45055019" w14:textId="6CEF9548" w:rsidR="00AE2B17" w:rsidRDefault="00AE2B17">
      <w:pPr>
        <w:rPr>
          <w:rFonts w:cs="Arial"/>
          <w:sz w:val="28"/>
          <w:szCs w:val="28"/>
          <w:lang w:bidi="he-IL"/>
        </w:rPr>
      </w:pPr>
    </w:p>
    <w:p w14:paraId="0435A70F" w14:textId="51C133C4" w:rsidR="00AE2B17" w:rsidRDefault="00AE2B17">
      <w:pPr>
        <w:rPr>
          <w:rFonts w:cs="Arial"/>
          <w:sz w:val="28"/>
          <w:szCs w:val="28"/>
          <w:lang w:bidi="he-IL"/>
        </w:rPr>
      </w:pPr>
    </w:p>
    <w:p w14:paraId="2B87F82D" w14:textId="2D397636" w:rsidR="00AE2B17" w:rsidRDefault="00AE2B17">
      <w:pPr>
        <w:rPr>
          <w:rFonts w:cs="Arial"/>
          <w:sz w:val="28"/>
          <w:szCs w:val="28"/>
          <w:lang w:bidi="he-IL"/>
        </w:rPr>
      </w:pPr>
    </w:p>
    <w:p w14:paraId="6ECA7391" w14:textId="5BC69432" w:rsidR="00AE2B17" w:rsidRDefault="00AE2B17">
      <w:pPr>
        <w:rPr>
          <w:rFonts w:cs="Arial"/>
          <w:sz w:val="28"/>
          <w:szCs w:val="28"/>
          <w:lang w:bidi="he-IL"/>
        </w:rPr>
      </w:pPr>
    </w:p>
    <w:p w14:paraId="5EFB89CB" w14:textId="27B0B4EE" w:rsidR="00AE2B17" w:rsidRDefault="00FC628B" w:rsidP="00FC628B">
      <w:pPr>
        <w:bidi/>
        <w:rPr>
          <w:rFonts w:cs="Arial"/>
          <w:sz w:val="28"/>
          <w:szCs w:val="28"/>
          <w:lang w:bidi="he-IL"/>
        </w:rPr>
      </w:pPr>
      <w:r w:rsidRPr="00FC628B">
        <w:rPr>
          <w:rFonts w:cs="Arial"/>
          <w:noProof/>
          <w:sz w:val="28"/>
          <w:szCs w:val="28"/>
          <w:rtl/>
          <w:lang w:bidi="he-IL"/>
        </w:rPr>
        <w:drawing>
          <wp:anchor distT="0" distB="0" distL="114300" distR="114300" simplePos="0" relativeHeight="251667456" behindDoc="0" locked="0" layoutInCell="1" allowOverlap="1" wp14:anchorId="50548736" wp14:editId="157F56DC">
            <wp:simplePos x="0" y="0"/>
            <wp:positionH relativeFrom="page">
              <wp:posOffset>457200</wp:posOffset>
            </wp:positionH>
            <wp:positionV relativeFrom="paragraph">
              <wp:posOffset>818515</wp:posOffset>
            </wp:positionV>
            <wp:extent cx="3057525" cy="3067474"/>
            <wp:effectExtent l="0" t="0" r="0" b="0"/>
            <wp:wrapNone/>
            <wp:docPr id="2039970554"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0554" name="Picture 1" descr="A graph with colored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57525" cy="3067474"/>
                    </a:xfrm>
                    <a:prstGeom prst="rect">
                      <a:avLst/>
                    </a:prstGeom>
                  </pic:spPr>
                </pic:pic>
              </a:graphicData>
            </a:graphic>
            <wp14:sizeRelH relativeFrom="page">
              <wp14:pctWidth>0</wp14:pctWidth>
            </wp14:sizeRelH>
            <wp14:sizeRelV relativeFrom="page">
              <wp14:pctHeight>0</wp14:pctHeight>
            </wp14:sizeRelV>
          </wp:anchor>
        </w:drawing>
      </w:r>
      <w:r w:rsidRPr="00FC628B">
        <w:rPr>
          <w:rFonts w:cs="Arial"/>
          <w:sz w:val="28"/>
          <w:szCs w:val="28"/>
          <w:rtl/>
          <w:lang w:bidi="he-IL"/>
        </w:rPr>
        <w:t>זוהי דוגמה לכך שסימטריה בזוויות גורמת לפחות כאוס גם בניסוי, כאשר שתי הזוויות בגודל 75 מעלות גורמות לפחות כאוס מאשר</w:t>
      </w:r>
      <w:r w:rsidRPr="00FC628B">
        <w:rPr>
          <w:rFonts w:cs="Arial"/>
          <w:sz w:val="28"/>
          <w:szCs w:val="28"/>
          <w:lang w:bidi="he-IL"/>
        </w:rPr>
        <w:t xml:space="preserve"> θ₁ </w:t>
      </w:r>
      <w:r w:rsidRPr="00FC628B">
        <w:rPr>
          <w:rFonts w:cs="Arial"/>
          <w:sz w:val="28"/>
          <w:szCs w:val="28"/>
          <w:rtl/>
          <w:lang w:bidi="he-IL"/>
        </w:rPr>
        <w:t>בגודל 75 מעלות ו־</w:t>
      </w:r>
      <w:r w:rsidRPr="00FC628B">
        <w:rPr>
          <w:rFonts w:cs="Arial"/>
          <w:sz w:val="28"/>
          <w:szCs w:val="28"/>
          <w:lang w:bidi="he-IL"/>
        </w:rPr>
        <w:t xml:space="preserve">θ₂ </w:t>
      </w:r>
      <w:r w:rsidRPr="00FC628B">
        <w:rPr>
          <w:rFonts w:cs="Arial"/>
          <w:sz w:val="28"/>
          <w:szCs w:val="28"/>
          <w:rtl/>
          <w:lang w:bidi="he-IL"/>
        </w:rPr>
        <w:t>בגודל 15 מעלות, למרות שזווית גבוהה יותר בדרך כלל גורמת ליותר כאוס</w:t>
      </w:r>
      <w:r>
        <w:rPr>
          <w:rFonts w:cs="Arial"/>
          <w:sz w:val="28"/>
          <w:szCs w:val="28"/>
          <w:lang w:bidi="he-IL"/>
        </w:rPr>
        <w:t>:</w:t>
      </w:r>
    </w:p>
    <w:p w14:paraId="5A721C48" w14:textId="7F3B4588" w:rsidR="00FC628B" w:rsidRDefault="00FC628B" w:rsidP="00FC628B">
      <w:pPr>
        <w:bidi/>
        <w:rPr>
          <w:rFonts w:cs="Arial"/>
          <w:sz w:val="28"/>
          <w:szCs w:val="28"/>
          <w:lang w:bidi="he-IL"/>
        </w:rPr>
      </w:pPr>
      <w:r w:rsidRPr="00FC628B">
        <w:rPr>
          <w:rFonts w:cs="Arial"/>
          <w:noProof/>
          <w:sz w:val="28"/>
          <w:szCs w:val="28"/>
          <w:rtl/>
          <w:lang w:bidi="he-IL"/>
        </w:rPr>
        <w:drawing>
          <wp:inline distT="0" distB="0" distL="0" distR="0" wp14:anchorId="6B727FC5" wp14:editId="0BA08DCE">
            <wp:extent cx="2943860" cy="2939135"/>
            <wp:effectExtent l="0" t="0" r="8890" b="0"/>
            <wp:docPr id="11174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2988" name=""/>
                    <pic:cNvPicPr/>
                  </pic:nvPicPr>
                  <pic:blipFill>
                    <a:blip r:embed="rId25"/>
                    <a:stretch>
                      <a:fillRect/>
                    </a:stretch>
                  </pic:blipFill>
                  <pic:spPr>
                    <a:xfrm>
                      <a:off x="0" y="0"/>
                      <a:ext cx="2952319" cy="2947580"/>
                    </a:xfrm>
                    <a:prstGeom prst="rect">
                      <a:avLst/>
                    </a:prstGeom>
                  </pic:spPr>
                </pic:pic>
              </a:graphicData>
            </a:graphic>
          </wp:inline>
        </w:drawing>
      </w:r>
      <w:r w:rsidRPr="00FC628B">
        <w:rPr>
          <w:noProof/>
        </w:rPr>
        <w:t xml:space="preserve"> </w:t>
      </w:r>
    </w:p>
    <w:p w14:paraId="1D1985F9" w14:textId="592D3098" w:rsidR="00FC628B" w:rsidRDefault="00FC628B" w:rsidP="00FC628B">
      <w:pPr>
        <w:bidi/>
        <w:rPr>
          <w:rFonts w:cs="Arial"/>
          <w:sz w:val="28"/>
          <w:szCs w:val="28"/>
          <w:lang w:bidi="he-IL"/>
        </w:rPr>
      </w:pPr>
    </w:p>
    <w:p w14:paraId="558C3509" w14:textId="7850A3CE" w:rsidR="00FC628B" w:rsidRDefault="00FC628B" w:rsidP="00FC628B">
      <w:pPr>
        <w:bidi/>
        <w:rPr>
          <w:rFonts w:cs="Arial"/>
          <w:sz w:val="28"/>
          <w:szCs w:val="28"/>
          <w:lang w:bidi="he-IL"/>
        </w:rPr>
      </w:pPr>
      <w:r w:rsidRPr="00FC628B">
        <w:rPr>
          <w:rFonts w:cs="Arial"/>
          <w:sz w:val="28"/>
          <w:szCs w:val="28"/>
          <w:rtl/>
          <w:lang w:bidi="he-IL"/>
        </w:rPr>
        <w:t>זוהי דוגמה לכך שאם</w:t>
      </w:r>
      <w:r w:rsidRPr="00FC628B">
        <w:rPr>
          <w:rFonts w:cs="Arial"/>
          <w:sz w:val="28"/>
          <w:szCs w:val="28"/>
          <w:lang w:bidi="he-IL"/>
        </w:rPr>
        <w:t xml:space="preserve"> θ₁ </w:t>
      </w:r>
      <w:r w:rsidRPr="00FC628B">
        <w:rPr>
          <w:rFonts w:cs="Arial"/>
          <w:sz w:val="28"/>
          <w:szCs w:val="28"/>
          <w:rtl/>
          <w:lang w:bidi="he-IL"/>
        </w:rPr>
        <w:t>גדולה מ-90 מעלות, המערכת תמיד תהיה כאוטית, ללא קשר לקיום סימטריה בזוויות או אם</w:t>
      </w:r>
      <w:r w:rsidRPr="00FC628B">
        <w:rPr>
          <w:rFonts w:cs="Arial"/>
          <w:sz w:val="28"/>
          <w:szCs w:val="28"/>
          <w:lang w:bidi="he-IL"/>
        </w:rPr>
        <w:t xml:space="preserve"> θ₁ </w:t>
      </w:r>
      <w:r w:rsidRPr="00FC628B">
        <w:rPr>
          <w:rFonts w:cs="Arial"/>
          <w:sz w:val="28"/>
          <w:szCs w:val="28"/>
          <w:rtl/>
          <w:lang w:bidi="he-IL"/>
        </w:rPr>
        <w:t>שווה ל-0 מעלות</w:t>
      </w:r>
      <w:r>
        <w:rPr>
          <w:rFonts w:cs="Arial"/>
          <w:sz w:val="28"/>
          <w:szCs w:val="28"/>
          <w:lang w:bidi="he-IL"/>
        </w:rPr>
        <w:t>:</w:t>
      </w:r>
    </w:p>
    <w:p w14:paraId="2237B388" w14:textId="48A9093A" w:rsidR="00FC628B" w:rsidRDefault="00463C7B" w:rsidP="00FC628B">
      <w:pPr>
        <w:bidi/>
        <w:rPr>
          <w:rFonts w:cs="Arial"/>
          <w:sz w:val="28"/>
          <w:szCs w:val="28"/>
          <w:lang w:bidi="he-IL"/>
        </w:rPr>
      </w:pPr>
      <w:r w:rsidRPr="00463C7B">
        <w:rPr>
          <w:rFonts w:cs="Arial"/>
          <w:noProof/>
          <w:sz w:val="28"/>
          <w:szCs w:val="28"/>
          <w:rtl/>
          <w:lang w:bidi="he-IL"/>
        </w:rPr>
        <w:drawing>
          <wp:anchor distT="0" distB="0" distL="114300" distR="114300" simplePos="0" relativeHeight="251671552" behindDoc="0" locked="0" layoutInCell="1" allowOverlap="1" wp14:anchorId="35F9E918" wp14:editId="63395FF5">
            <wp:simplePos x="0" y="0"/>
            <wp:positionH relativeFrom="column">
              <wp:posOffset>-638175</wp:posOffset>
            </wp:positionH>
            <wp:positionV relativeFrom="paragraph">
              <wp:posOffset>3810</wp:posOffset>
            </wp:positionV>
            <wp:extent cx="3076575" cy="3086100"/>
            <wp:effectExtent l="0" t="0" r="0" b="0"/>
            <wp:wrapNone/>
            <wp:docPr id="144143845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8450" name="Picture 1" descr="A graph with lines and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76575" cy="3086100"/>
                    </a:xfrm>
                    <a:prstGeom prst="rect">
                      <a:avLst/>
                    </a:prstGeom>
                  </pic:spPr>
                </pic:pic>
              </a:graphicData>
            </a:graphic>
            <wp14:sizeRelH relativeFrom="page">
              <wp14:pctWidth>0</wp14:pctWidth>
            </wp14:sizeRelH>
            <wp14:sizeRelV relativeFrom="page">
              <wp14:pctHeight>0</wp14:pctHeight>
            </wp14:sizeRelV>
          </wp:anchor>
        </w:drawing>
      </w:r>
      <w:r w:rsidRPr="00463C7B">
        <w:rPr>
          <w:rFonts w:cs="Arial"/>
          <w:noProof/>
          <w:sz w:val="28"/>
          <w:szCs w:val="28"/>
          <w:rtl/>
          <w:lang w:bidi="he-IL"/>
        </w:rPr>
        <w:drawing>
          <wp:anchor distT="0" distB="0" distL="114300" distR="114300" simplePos="0" relativeHeight="251670528" behindDoc="0" locked="0" layoutInCell="1" allowOverlap="1" wp14:anchorId="145AD9B9" wp14:editId="586FAE88">
            <wp:simplePos x="0" y="0"/>
            <wp:positionH relativeFrom="margin">
              <wp:posOffset>2943225</wp:posOffset>
            </wp:positionH>
            <wp:positionV relativeFrom="paragraph">
              <wp:posOffset>41910</wp:posOffset>
            </wp:positionV>
            <wp:extent cx="3152775" cy="3152775"/>
            <wp:effectExtent l="0" t="0" r="9525" b="9525"/>
            <wp:wrapNone/>
            <wp:docPr id="11267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4134" name=""/>
                    <pic:cNvPicPr/>
                  </pic:nvPicPr>
                  <pic:blipFill>
                    <a:blip r:embed="rId27">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14:sizeRelH relativeFrom="page">
              <wp14:pctWidth>0</wp14:pctWidth>
            </wp14:sizeRelH>
            <wp14:sizeRelV relativeFrom="page">
              <wp14:pctHeight>0</wp14:pctHeight>
            </wp14:sizeRelV>
          </wp:anchor>
        </w:drawing>
      </w:r>
    </w:p>
    <w:p w14:paraId="46D0C783" w14:textId="53B8F76D" w:rsidR="00FC628B" w:rsidRDefault="00FC628B" w:rsidP="00FC628B">
      <w:pPr>
        <w:bidi/>
        <w:rPr>
          <w:rFonts w:cs="Arial"/>
          <w:sz w:val="28"/>
          <w:szCs w:val="28"/>
          <w:lang w:bidi="he-IL"/>
        </w:rPr>
      </w:pPr>
    </w:p>
    <w:p w14:paraId="7EC6B2D6" w14:textId="00B7133B" w:rsidR="00FC628B" w:rsidRDefault="00FC628B" w:rsidP="00FC628B">
      <w:pPr>
        <w:bidi/>
        <w:rPr>
          <w:rFonts w:cs="Arial"/>
          <w:sz w:val="28"/>
          <w:szCs w:val="28"/>
          <w:lang w:bidi="he-IL"/>
        </w:rPr>
      </w:pPr>
    </w:p>
    <w:p w14:paraId="32B0599D" w14:textId="77777777" w:rsidR="00FC628B" w:rsidRDefault="00FC628B" w:rsidP="00FC628B">
      <w:pPr>
        <w:bidi/>
        <w:rPr>
          <w:rFonts w:cs="Arial"/>
          <w:sz w:val="28"/>
          <w:szCs w:val="28"/>
          <w:lang w:bidi="he-IL"/>
        </w:rPr>
      </w:pPr>
    </w:p>
    <w:p w14:paraId="405AA05F" w14:textId="77777777" w:rsidR="00FC628B" w:rsidRDefault="00FC628B" w:rsidP="00FC628B">
      <w:pPr>
        <w:bidi/>
        <w:rPr>
          <w:rFonts w:cs="Arial"/>
          <w:sz w:val="28"/>
          <w:szCs w:val="28"/>
          <w:lang w:bidi="he-IL"/>
        </w:rPr>
      </w:pPr>
    </w:p>
    <w:p w14:paraId="45B12C92" w14:textId="77777777" w:rsidR="00FC628B" w:rsidRDefault="00FC628B" w:rsidP="00FC628B">
      <w:pPr>
        <w:bidi/>
        <w:rPr>
          <w:rFonts w:cs="Arial"/>
          <w:sz w:val="28"/>
          <w:szCs w:val="28"/>
          <w:lang w:bidi="he-IL"/>
        </w:rPr>
      </w:pPr>
    </w:p>
    <w:p w14:paraId="1A784F1E" w14:textId="77777777" w:rsidR="00837587" w:rsidRDefault="00837587" w:rsidP="00FC628B">
      <w:pPr>
        <w:bidi/>
        <w:rPr>
          <w:rFonts w:cs="Arial"/>
          <w:b/>
          <w:bCs/>
          <w:sz w:val="40"/>
          <w:szCs w:val="40"/>
          <w:u w:val="single"/>
          <w:lang w:bidi="he-IL"/>
        </w:rPr>
      </w:pPr>
    </w:p>
    <w:p w14:paraId="07B49AE7" w14:textId="3C3A0FAE" w:rsidR="00FC628B" w:rsidRPr="00463C7B" w:rsidRDefault="00463C7B" w:rsidP="00837587">
      <w:pPr>
        <w:bidi/>
        <w:rPr>
          <w:rFonts w:cs="Arial"/>
          <w:b/>
          <w:bCs/>
          <w:sz w:val="40"/>
          <w:szCs w:val="40"/>
          <w:u w:val="single"/>
          <w:lang w:bidi="he-IL"/>
        </w:rPr>
      </w:pPr>
      <w:r w:rsidRPr="00463C7B">
        <w:rPr>
          <w:rFonts w:cs="Arial" w:hint="cs"/>
          <w:b/>
          <w:bCs/>
          <w:sz w:val="40"/>
          <w:szCs w:val="40"/>
          <w:u w:val="single"/>
          <w:rtl/>
          <w:lang w:bidi="he-IL"/>
        </w:rPr>
        <w:lastRenderedPageBreak/>
        <w:t>סיכום</w:t>
      </w:r>
      <w:r>
        <w:rPr>
          <w:rFonts w:cs="Arial" w:hint="cs"/>
          <w:b/>
          <w:bCs/>
          <w:sz w:val="40"/>
          <w:szCs w:val="40"/>
          <w:u w:val="single"/>
          <w:rtl/>
          <w:lang w:bidi="he-IL"/>
        </w:rPr>
        <w:t>:</w:t>
      </w:r>
    </w:p>
    <w:p w14:paraId="223A40BE" w14:textId="77777777" w:rsidR="00FC628B" w:rsidRPr="00463C7B" w:rsidRDefault="00FC628B" w:rsidP="00FC628B">
      <w:pPr>
        <w:bidi/>
        <w:rPr>
          <w:rFonts w:cs="Arial"/>
          <w:sz w:val="28"/>
          <w:szCs w:val="28"/>
          <w:lang w:bidi="he-IL"/>
        </w:rPr>
      </w:pPr>
    </w:p>
    <w:p w14:paraId="7A246D07" w14:textId="4FFAC62F" w:rsidR="00463C7B" w:rsidRPr="00463C7B" w:rsidRDefault="00463C7B" w:rsidP="00463C7B">
      <w:pPr>
        <w:bidi/>
        <w:rPr>
          <w:rFonts w:cs="Arial"/>
          <w:sz w:val="28"/>
          <w:szCs w:val="28"/>
          <w:lang w:bidi="he-IL"/>
        </w:rPr>
      </w:pPr>
      <w:r w:rsidRPr="00463C7B">
        <w:rPr>
          <w:rFonts w:cs="Arial"/>
          <w:sz w:val="28"/>
          <w:szCs w:val="28"/>
          <w:rtl/>
          <w:lang w:bidi="he-IL"/>
        </w:rPr>
        <w:t xml:space="preserve">הפרויקט חקר את הקשר בין הזוויות ההתחלתיות במערכת מטוטלת כפולה לבין הופעת תנועה כאוטית, תוך התמקדות בכך ששינויים זעירים בזוויות ההתחלה עלולים לגרום להתנהגות לא צפויה ומורכבת לאורך זמן. באמצעות סימולציות נומריות בשיטת אוילר, בוצעו חישובים </w:t>
      </w:r>
      <w:commentRangeStart w:id="13"/>
      <w:commentRangeEnd w:id="13"/>
      <w:r w:rsidR="00F93789">
        <w:rPr>
          <w:rStyle w:val="CommentReference"/>
          <w:rtl/>
        </w:rPr>
        <w:commentReference w:id="13"/>
      </w:r>
      <w:r w:rsidRPr="00463C7B">
        <w:rPr>
          <w:rFonts w:cs="Arial"/>
          <w:sz w:val="28"/>
          <w:szCs w:val="28"/>
          <w:rtl/>
          <w:lang w:bidi="he-IL"/>
        </w:rPr>
        <w:t>של תנועת המטוטלת תחת תנאי התחלה שונים, כאשר בדגש הושם על רגישות המערכת לשינויים זעירים של כ־0.1 מעלות בזוויות ההתחלתיות</w:t>
      </w:r>
      <w:r w:rsidRPr="00463C7B">
        <w:rPr>
          <w:rFonts w:cs="Arial"/>
          <w:sz w:val="28"/>
          <w:szCs w:val="28"/>
          <w:lang w:bidi="he-IL"/>
        </w:rPr>
        <w:t xml:space="preserve"> θ₁ </w:t>
      </w:r>
      <w:r w:rsidRPr="00463C7B">
        <w:rPr>
          <w:rFonts w:cs="Arial"/>
          <w:sz w:val="28"/>
          <w:szCs w:val="28"/>
          <w:rtl/>
          <w:lang w:bidi="he-IL"/>
        </w:rPr>
        <w:t>(המטוטלת העליונה) ו</w:t>
      </w:r>
      <w:r w:rsidRPr="00463C7B">
        <w:rPr>
          <w:rFonts w:cs="Arial"/>
          <w:sz w:val="28"/>
          <w:szCs w:val="28"/>
          <w:lang w:bidi="he-IL"/>
        </w:rPr>
        <w:t xml:space="preserve">-θ₂ </w:t>
      </w:r>
      <w:r w:rsidRPr="00463C7B">
        <w:rPr>
          <w:rFonts w:cs="Arial"/>
          <w:sz w:val="28"/>
          <w:szCs w:val="28"/>
          <w:rtl/>
          <w:lang w:bidi="he-IL"/>
        </w:rPr>
        <w:t>(המטוטלת התחתונה). השוואת מסלולי המטוטלת השנייה בין סימולציות עם הפרשים זעירים אלו אפשרה לזהות את תחילת ההפרדות בין המסלולים, המדגישות את הופעת התנהגות כאוטית</w:t>
      </w:r>
      <w:r w:rsidRPr="00463C7B">
        <w:rPr>
          <w:rFonts w:cs="Arial"/>
          <w:sz w:val="28"/>
          <w:szCs w:val="28"/>
          <w:lang w:bidi="he-IL"/>
        </w:rPr>
        <w:t>.</w:t>
      </w:r>
    </w:p>
    <w:p w14:paraId="62779842" w14:textId="77777777" w:rsidR="00463C7B" w:rsidRPr="00463C7B" w:rsidRDefault="00463C7B" w:rsidP="00463C7B">
      <w:pPr>
        <w:bidi/>
        <w:rPr>
          <w:rFonts w:cs="Arial"/>
          <w:sz w:val="28"/>
          <w:szCs w:val="28"/>
          <w:lang w:bidi="he-IL"/>
        </w:rPr>
      </w:pPr>
      <w:r w:rsidRPr="00463C7B">
        <w:rPr>
          <w:rFonts w:cs="Arial"/>
          <w:sz w:val="28"/>
          <w:szCs w:val="28"/>
          <w:rtl/>
          <w:lang w:bidi="he-IL"/>
        </w:rPr>
        <w:t>הממצאים הראו כי הופעת הכאוס קשורה באופן חזק לגודל הזוויות ההתחלתיות, במיוחד לזווית</w:t>
      </w:r>
      <w:r w:rsidRPr="00463C7B">
        <w:rPr>
          <w:rFonts w:cs="Arial"/>
          <w:sz w:val="28"/>
          <w:szCs w:val="28"/>
          <w:lang w:bidi="he-IL"/>
        </w:rPr>
        <w:t xml:space="preserve"> θ₁ </w:t>
      </w:r>
      <w:r w:rsidRPr="00463C7B">
        <w:rPr>
          <w:rFonts w:cs="Arial"/>
          <w:sz w:val="28"/>
          <w:szCs w:val="28"/>
          <w:rtl/>
          <w:lang w:bidi="he-IL"/>
        </w:rPr>
        <w:t>של המטוטלת העליונה. כאשר</w:t>
      </w:r>
      <w:r w:rsidRPr="00463C7B">
        <w:rPr>
          <w:rFonts w:cs="Arial"/>
          <w:sz w:val="28"/>
          <w:szCs w:val="28"/>
          <w:lang w:bidi="he-IL"/>
        </w:rPr>
        <w:t xml:space="preserve"> θ₁ </w:t>
      </w:r>
      <w:r w:rsidRPr="00463C7B">
        <w:rPr>
          <w:rFonts w:cs="Arial"/>
          <w:sz w:val="28"/>
          <w:szCs w:val="28"/>
          <w:rtl/>
          <w:lang w:bidi="he-IL"/>
        </w:rPr>
        <w:t>הייתה מתחת לכ־75°, המערכת בדרך כלל נשארה יציבה ויצרה תנועה צפויה, ללא תלות גדולה בערכה של</w:t>
      </w:r>
      <w:r w:rsidRPr="00463C7B">
        <w:rPr>
          <w:rFonts w:cs="Arial"/>
          <w:sz w:val="28"/>
          <w:szCs w:val="28"/>
          <w:lang w:bidi="he-IL"/>
        </w:rPr>
        <w:t xml:space="preserve"> θ₂. </w:t>
      </w:r>
      <w:r w:rsidRPr="00463C7B">
        <w:rPr>
          <w:rFonts w:cs="Arial"/>
          <w:sz w:val="28"/>
          <w:szCs w:val="28"/>
          <w:rtl/>
          <w:lang w:bidi="he-IL"/>
        </w:rPr>
        <w:t>עם זאת, כאשר</w:t>
      </w:r>
      <w:r w:rsidRPr="00463C7B">
        <w:rPr>
          <w:rFonts w:cs="Arial"/>
          <w:sz w:val="28"/>
          <w:szCs w:val="28"/>
          <w:lang w:bidi="he-IL"/>
        </w:rPr>
        <w:t xml:space="preserve"> θ₁ </w:t>
      </w:r>
      <w:r w:rsidRPr="00463C7B">
        <w:rPr>
          <w:rFonts w:cs="Arial"/>
          <w:sz w:val="28"/>
          <w:szCs w:val="28"/>
          <w:rtl/>
          <w:lang w:bidi="he-IL"/>
        </w:rPr>
        <w:t>התקרבה ל-90° או חצתה אותו, הופיעה תנועה כאוטית באופן עקבי, גם במקרים שבהם</w:t>
      </w:r>
      <w:r w:rsidRPr="00463C7B">
        <w:rPr>
          <w:rFonts w:cs="Arial"/>
          <w:sz w:val="28"/>
          <w:szCs w:val="28"/>
          <w:lang w:bidi="he-IL"/>
        </w:rPr>
        <w:t xml:space="preserve"> θ₂ </w:t>
      </w:r>
      <w:r w:rsidRPr="00463C7B">
        <w:rPr>
          <w:rFonts w:cs="Arial"/>
          <w:sz w:val="28"/>
          <w:szCs w:val="28"/>
          <w:rtl/>
          <w:lang w:bidi="he-IL"/>
        </w:rPr>
        <w:t>הייתה קטנה יחסית. לעומת זאת, ערכים גבוהים של</w:t>
      </w:r>
      <w:r w:rsidRPr="00463C7B">
        <w:rPr>
          <w:rFonts w:cs="Arial"/>
          <w:sz w:val="28"/>
          <w:szCs w:val="28"/>
          <w:lang w:bidi="he-IL"/>
        </w:rPr>
        <w:t xml:space="preserve"> θ₂ </w:t>
      </w:r>
      <w:r w:rsidRPr="00463C7B">
        <w:rPr>
          <w:rFonts w:cs="Arial"/>
          <w:sz w:val="28"/>
          <w:szCs w:val="28"/>
          <w:rtl/>
          <w:lang w:bidi="he-IL"/>
        </w:rPr>
        <w:t>לבדם לא הבטיחו הופעת כאוס ללא ערך גבוה של</w:t>
      </w:r>
      <w:r w:rsidRPr="00463C7B">
        <w:rPr>
          <w:rFonts w:cs="Arial"/>
          <w:sz w:val="28"/>
          <w:szCs w:val="28"/>
          <w:lang w:bidi="he-IL"/>
        </w:rPr>
        <w:t xml:space="preserve"> θ₁. </w:t>
      </w:r>
      <w:r w:rsidRPr="00463C7B">
        <w:rPr>
          <w:rFonts w:cs="Arial"/>
          <w:sz w:val="28"/>
          <w:szCs w:val="28"/>
          <w:rtl/>
          <w:lang w:bidi="he-IL"/>
        </w:rPr>
        <w:t>ממצא זה מדגיש את ההשפעה הדומיננטית של הזווית העליונה על דינמיקת המערכת כולה. כמו כן, התברר שסכום הזוויות</w:t>
      </w:r>
      <w:r w:rsidRPr="00463C7B">
        <w:rPr>
          <w:rFonts w:cs="Arial"/>
          <w:sz w:val="28"/>
          <w:szCs w:val="28"/>
          <w:lang w:bidi="he-IL"/>
        </w:rPr>
        <w:t xml:space="preserve"> θ₁ + θ₂ </w:t>
      </w:r>
      <w:r w:rsidRPr="00463C7B">
        <w:rPr>
          <w:rFonts w:cs="Arial"/>
          <w:sz w:val="28"/>
          <w:szCs w:val="28"/>
          <w:rtl/>
          <w:lang w:bidi="he-IL"/>
        </w:rPr>
        <w:t>לבדו אינו מנבא אמין להופעת כאוס, שכן שילובים שונים בעלי סכום זוויות זהה הובילו לתוצאות שונות – חלקן יציבות וחלקן כאוטיות. בנוסף, נמצא כי סימטריה בין הזוויות ההתחלתיות תורמת ליציבות גבוהה יותר, כאשר זוויות קרובות או שוות זו לזו הפחיתו את רמת הכאוס לעומת זוגות זוויות אסימטריים</w:t>
      </w:r>
      <w:r w:rsidRPr="00463C7B">
        <w:rPr>
          <w:rFonts w:cs="Arial"/>
          <w:sz w:val="28"/>
          <w:szCs w:val="28"/>
          <w:lang w:bidi="he-IL"/>
        </w:rPr>
        <w:t>.</w:t>
      </w:r>
    </w:p>
    <w:p w14:paraId="2118F96A" w14:textId="77777777" w:rsidR="00463C7B" w:rsidRPr="00463C7B" w:rsidRDefault="00463C7B" w:rsidP="00463C7B">
      <w:pPr>
        <w:bidi/>
        <w:rPr>
          <w:rFonts w:cs="Arial"/>
          <w:sz w:val="28"/>
          <w:szCs w:val="28"/>
          <w:lang w:bidi="he-IL"/>
        </w:rPr>
      </w:pPr>
      <w:r w:rsidRPr="00463C7B">
        <w:rPr>
          <w:rFonts w:cs="Arial"/>
          <w:sz w:val="28"/>
          <w:szCs w:val="28"/>
          <w:rtl/>
          <w:lang w:bidi="he-IL"/>
        </w:rPr>
        <w:t>בניסוי פיזי שבוצע עם מטוטלת כפולה ממשית, תוצאות דומות התגלו: גם כאן זווית</w:t>
      </w:r>
      <w:r w:rsidRPr="00463C7B">
        <w:rPr>
          <w:rFonts w:cs="Arial"/>
          <w:sz w:val="28"/>
          <w:szCs w:val="28"/>
          <w:lang w:bidi="he-IL"/>
        </w:rPr>
        <w:t xml:space="preserve"> θ₁ </w:t>
      </w:r>
      <w:r w:rsidRPr="00463C7B">
        <w:rPr>
          <w:rFonts w:cs="Arial"/>
          <w:sz w:val="28"/>
          <w:szCs w:val="28"/>
          <w:rtl/>
          <w:lang w:bidi="he-IL"/>
        </w:rPr>
        <w:t>הייתה הגורם המרכזי בהופעת הכאוס. עם זאת, בניסוי נצפו גם השפעות נוספות כגון פיזור המשקל לאורך המוטות ותנאי ההתנגדות של האוויר, שהשפיעו במידה מסוימת על התנהגות המערכת, אך לא ביטלו את המגמות הכלליות. לסיכום, הפרויקט מדגיש את הרגישות הגבוהה של מערכת המטוטלת הכפולה לתנאים ההתחלתיים, ומזהה את</w:t>
      </w:r>
      <w:r w:rsidRPr="00463C7B">
        <w:rPr>
          <w:rFonts w:cs="Arial"/>
          <w:sz w:val="28"/>
          <w:szCs w:val="28"/>
          <w:lang w:bidi="he-IL"/>
        </w:rPr>
        <w:t xml:space="preserve"> θ₁ </w:t>
      </w:r>
      <w:r w:rsidRPr="00463C7B">
        <w:rPr>
          <w:rFonts w:cs="Arial"/>
          <w:sz w:val="28"/>
          <w:szCs w:val="28"/>
          <w:rtl/>
          <w:lang w:bidi="he-IL"/>
        </w:rPr>
        <w:t>כמשפיעה המרכזית על יציבות המערכת ועל הופעת התנהגות כאוטית, לצד חשיבות האינטראקציה בין הזוויות והסימטריה ביניהן להפחתת אי היציבות</w:t>
      </w:r>
      <w:r w:rsidRPr="00463C7B">
        <w:rPr>
          <w:rFonts w:cs="Arial"/>
          <w:sz w:val="28"/>
          <w:szCs w:val="28"/>
          <w:lang w:bidi="he-IL"/>
        </w:rPr>
        <w:t>.</w:t>
      </w:r>
    </w:p>
    <w:p w14:paraId="375133E5" w14:textId="77777777" w:rsidR="00FC628B" w:rsidRDefault="00FC628B" w:rsidP="00FC628B">
      <w:pPr>
        <w:bidi/>
        <w:rPr>
          <w:rFonts w:cs="Arial"/>
          <w:sz w:val="28"/>
          <w:szCs w:val="28"/>
          <w:lang w:bidi="he-IL"/>
        </w:rPr>
      </w:pPr>
    </w:p>
    <w:p w14:paraId="3E33D983" w14:textId="77777777" w:rsidR="001D0B75" w:rsidRDefault="001D0B75">
      <w:pPr>
        <w:rPr>
          <w:rFonts w:cs="Arial"/>
          <w:sz w:val="28"/>
          <w:szCs w:val="28"/>
          <w:lang w:bidi="he-IL"/>
        </w:rPr>
      </w:pPr>
    </w:p>
    <w:p w14:paraId="60A01D5A" w14:textId="3FFB2E80" w:rsidR="005C2455" w:rsidRPr="005C2455" w:rsidRDefault="005C2455" w:rsidP="005C2455">
      <w:pPr>
        <w:bidi/>
        <w:rPr>
          <w:rFonts w:cs="Arial"/>
          <w:b/>
          <w:bCs/>
          <w:sz w:val="40"/>
          <w:szCs w:val="40"/>
          <w:u w:val="single"/>
          <w:lang w:bidi="he-IL"/>
        </w:rPr>
      </w:pPr>
      <w:r w:rsidRPr="005C2455">
        <w:rPr>
          <w:rFonts w:cs="Arial" w:hint="cs"/>
          <w:b/>
          <w:bCs/>
          <w:sz w:val="40"/>
          <w:szCs w:val="40"/>
          <w:u w:val="single"/>
          <w:rtl/>
          <w:lang w:bidi="he-IL"/>
        </w:rPr>
        <w:lastRenderedPageBreak/>
        <w:t>מקורות</w:t>
      </w:r>
    </w:p>
    <w:p w14:paraId="3732262C" w14:textId="2B432977" w:rsidR="005C2455" w:rsidRDefault="005C2455" w:rsidP="005C2455">
      <w:pPr>
        <w:bidi/>
        <w:rPr>
          <w:rFonts w:cs="Arial"/>
          <w:sz w:val="28"/>
          <w:szCs w:val="28"/>
          <w:rtl/>
          <w:lang w:bidi="he-IL"/>
        </w:rPr>
      </w:pPr>
      <w:r>
        <w:rPr>
          <w:rFonts w:cs="Arial" w:hint="cs"/>
          <w:sz w:val="28"/>
          <w:szCs w:val="28"/>
          <w:rtl/>
          <w:lang w:bidi="he-IL"/>
        </w:rPr>
        <w:t xml:space="preserve">[1]: </w:t>
      </w:r>
      <w:hyperlink r:id="rId28" w:history="1">
        <w:r w:rsidR="000A4BE0" w:rsidRPr="008507EC">
          <w:rPr>
            <w:rStyle w:val="Hyperlink"/>
            <w:rFonts w:cs="Arial"/>
            <w:sz w:val="28"/>
            <w:szCs w:val="28"/>
            <w:lang w:bidi="he-IL"/>
          </w:rPr>
          <w:t>https://scienceworld.wolfram.com/physics/DoublePendulum.html?trk=public_post_comment-text</w:t>
        </w:r>
      </w:hyperlink>
      <w:r w:rsidR="000A4BE0">
        <w:rPr>
          <w:rFonts w:cs="Arial" w:hint="cs"/>
          <w:sz w:val="28"/>
          <w:szCs w:val="28"/>
          <w:rtl/>
          <w:lang w:bidi="he-IL"/>
        </w:rPr>
        <w:t xml:space="preserve"> </w:t>
      </w:r>
    </w:p>
    <w:p w14:paraId="075CB6C3" w14:textId="6122DC7B" w:rsidR="005C2455" w:rsidRDefault="000A4BE0" w:rsidP="005C2455">
      <w:pPr>
        <w:bidi/>
        <w:rPr>
          <w:rFonts w:cs="Arial"/>
          <w:sz w:val="28"/>
          <w:szCs w:val="28"/>
          <w:rtl/>
          <w:lang w:bidi="he-IL"/>
        </w:rPr>
      </w:pPr>
      <w:r>
        <w:rPr>
          <w:rFonts w:cs="Arial" w:hint="cs"/>
          <w:sz w:val="28"/>
          <w:szCs w:val="28"/>
          <w:rtl/>
          <w:lang w:bidi="he-IL"/>
        </w:rPr>
        <w:t>[2]:</w:t>
      </w:r>
    </w:p>
    <w:p w14:paraId="44202EFE" w14:textId="2F49358D" w:rsidR="000A4BE0" w:rsidRDefault="000A4BE0" w:rsidP="000A4BE0">
      <w:pPr>
        <w:bidi/>
        <w:rPr>
          <w:rFonts w:cs="Arial"/>
          <w:sz w:val="28"/>
          <w:szCs w:val="28"/>
          <w:lang w:bidi="he-IL"/>
        </w:rPr>
      </w:pPr>
      <w:hyperlink r:id="rId29" w:history="1">
        <w:r w:rsidRPr="008507EC">
          <w:rPr>
            <w:rStyle w:val="Hyperlink"/>
            <w:rFonts w:cs="Arial"/>
            <w:sz w:val="28"/>
            <w:szCs w:val="28"/>
            <w:lang w:bidi="he-IL"/>
          </w:rPr>
          <w:t>https://www.myphysicslab.com/pendulum/double-pendulum-en.html</w:t>
        </w:r>
      </w:hyperlink>
      <w:r>
        <w:rPr>
          <w:rFonts w:cs="Arial" w:hint="cs"/>
          <w:sz w:val="28"/>
          <w:szCs w:val="28"/>
          <w:rtl/>
          <w:lang w:bidi="he-IL"/>
        </w:rPr>
        <w:t xml:space="preserve"> </w:t>
      </w:r>
    </w:p>
    <w:p w14:paraId="38F17B2A" w14:textId="77777777" w:rsidR="005C2455" w:rsidRDefault="005C2455" w:rsidP="005C2455">
      <w:pPr>
        <w:bidi/>
        <w:rPr>
          <w:rFonts w:cs="Arial"/>
          <w:sz w:val="28"/>
          <w:szCs w:val="28"/>
          <w:lang w:bidi="he-IL"/>
        </w:rPr>
      </w:pPr>
    </w:p>
    <w:p w14:paraId="09AF62FC" w14:textId="77777777" w:rsidR="005C2455" w:rsidRDefault="005C2455" w:rsidP="005C2455">
      <w:pPr>
        <w:bidi/>
        <w:rPr>
          <w:rFonts w:cs="Arial"/>
          <w:sz w:val="28"/>
          <w:szCs w:val="28"/>
          <w:lang w:bidi="he-IL"/>
        </w:rPr>
      </w:pPr>
    </w:p>
    <w:p w14:paraId="2CFB71C9" w14:textId="77777777" w:rsidR="005C2455" w:rsidRDefault="005C2455" w:rsidP="005C2455">
      <w:pPr>
        <w:bidi/>
        <w:rPr>
          <w:rFonts w:cs="Arial"/>
          <w:sz w:val="28"/>
          <w:szCs w:val="28"/>
          <w:lang w:bidi="he-IL"/>
        </w:rPr>
      </w:pPr>
    </w:p>
    <w:p w14:paraId="1BE5EC71" w14:textId="77777777" w:rsidR="005C2455" w:rsidRDefault="005C2455" w:rsidP="005C2455">
      <w:pPr>
        <w:bidi/>
        <w:rPr>
          <w:rFonts w:cs="Arial"/>
          <w:sz w:val="28"/>
          <w:szCs w:val="28"/>
          <w:lang w:bidi="he-IL"/>
        </w:rPr>
      </w:pPr>
    </w:p>
    <w:p w14:paraId="1A5EFCEB" w14:textId="77777777" w:rsidR="005C2455" w:rsidRDefault="005C2455" w:rsidP="005C2455">
      <w:pPr>
        <w:bidi/>
        <w:rPr>
          <w:rFonts w:cs="Arial"/>
          <w:sz w:val="28"/>
          <w:szCs w:val="28"/>
          <w:lang w:bidi="he-IL"/>
        </w:rPr>
      </w:pPr>
    </w:p>
    <w:p w14:paraId="72ABE096" w14:textId="77777777" w:rsidR="005C2455" w:rsidRDefault="005C2455" w:rsidP="005C2455">
      <w:pPr>
        <w:bidi/>
        <w:rPr>
          <w:rFonts w:cs="Arial"/>
          <w:sz w:val="28"/>
          <w:szCs w:val="28"/>
          <w:lang w:bidi="he-IL"/>
        </w:rPr>
      </w:pPr>
    </w:p>
    <w:p w14:paraId="45495524" w14:textId="77777777" w:rsidR="005C2455" w:rsidRDefault="005C2455" w:rsidP="005C2455">
      <w:pPr>
        <w:bidi/>
        <w:rPr>
          <w:rFonts w:cs="Arial"/>
          <w:sz w:val="28"/>
          <w:szCs w:val="28"/>
          <w:lang w:bidi="he-IL"/>
        </w:rPr>
      </w:pPr>
    </w:p>
    <w:p w14:paraId="694D6991" w14:textId="77777777" w:rsidR="006D015E" w:rsidRPr="006D015E" w:rsidRDefault="006D015E" w:rsidP="006D015E">
      <w:pPr>
        <w:bidi/>
        <w:rPr>
          <w:rFonts w:cs="Arial"/>
          <w:sz w:val="28"/>
          <w:szCs w:val="28"/>
          <w:lang w:bidi="he-IL"/>
        </w:rPr>
      </w:pPr>
    </w:p>
    <w:p w14:paraId="13B03CCA" w14:textId="77777777" w:rsidR="005C2455" w:rsidRDefault="005C2455" w:rsidP="005C2455">
      <w:pPr>
        <w:bidi/>
        <w:rPr>
          <w:rFonts w:cs="Arial"/>
          <w:sz w:val="28"/>
          <w:szCs w:val="28"/>
          <w:lang w:bidi="he-IL"/>
        </w:rPr>
      </w:pPr>
    </w:p>
    <w:p w14:paraId="420BFB5E" w14:textId="77777777" w:rsidR="005C2455" w:rsidRDefault="005C2455" w:rsidP="005C2455">
      <w:pPr>
        <w:bidi/>
        <w:rPr>
          <w:rFonts w:cs="Arial"/>
          <w:sz w:val="28"/>
          <w:szCs w:val="28"/>
          <w:lang w:bidi="he-IL"/>
        </w:rPr>
      </w:pPr>
    </w:p>
    <w:p w14:paraId="2EFA6C78" w14:textId="77777777" w:rsidR="005C2455" w:rsidRDefault="005C2455" w:rsidP="005C2455">
      <w:pPr>
        <w:bidi/>
        <w:rPr>
          <w:rFonts w:cs="Arial"/>
          <w:sz w:val="28"/>
          <w:szCs w:val="28"/>
          <w:lang w:bidi="he-IL"/>
        </w:rPr>
      </w:pPr>
    </w:p>
    <w:p w14:paraId="5D83CC73" w14:textId="77777777" w:rsidR="005C2455" w:rsidRDefault="005C2455" w:rsidP="005C2455">
      <w:pPr>
        <w:bidi/>
        <w:rPr>
          <w:rFonts w:cs="Arial"/>
          <w:sz w:val="28"/>
          <w:szCs w:val="28"/>
          <w:lang w:bidi="he-IL"/>
        </w:rPr>
      </w:pPr>
    </w:p>
    <w:p w14:paraId="5AC006A3" w14:textId="77777777" w:rsidR="005C2455" w:rsidRDefault="005C2455" w:rsidP="005C2455">
      <w:pPr>
        <w:bidi/>
        <w:rPr>
          <w:rFonts w:cs="Arial"/>
          <w:sz w:val="28"/>
          <w:szCs w:val="28"/>
          <w:lang w:bidi="he-IL"/>
        </w:rPr>
      </w:pPr>
    </w:p>
    <w:p w14:paraId="0213CC35" w14:textId="77777777" w:rsidR="005C2455" w:rsidRDefault="005C2455" w:rsidP="005C2455">
      <w:pPr>
        <w:bidi/>
        <w:rPr>
          <w:rFonts w:cs="Arial"/>
          <w:sz w:val="28"/>
          <w:szCs w:val="28"/>
          <w:lang w:bidi="he-IL"/>
        </w:rPr>
      </w:pPr>
    </w:p>
    <w:p w14:paraId="73DFE659" w14:textId="77777777" w:rsidR="005C2455" w:rsidRDefault="005C2455" w:rsidP="005C2455">
      <w:pPr>
        <w:bidi/>
        <w:rPr>
          <w:rFonts w:cs="Arial"/>
          <w:sz w:val="28"/>
          <w:szCs w:val="28"/>
          <w:lang w:bidi="he-IL"/>
        </w:rPr>
      </w:pPr>
    </w:p>
    <w:p w14:paraId="3D1BD896" w14:textId="77777777" w:rsidR="005C2455" w:rsidRDefault="005C2455" w:rsidP="005C2455">
      <w:pPr>
        <w:bidi/>
        <w:rPr>
          <w:rFonts w:cs="Arial"/>
          <w:sz w:val="28"/>
          <w:szCs w:val="28"/>
          <w:lang w:bidi="he-IL"/>
        </w:rPr>
      </w:pPr>
    </w:p>
    <w:p w14:paraId="63C4CCB1" w14:textId="77777777" w:rsidR="005C2455" w:rsidRDefault="005C2455" w:rsidP="005C2455">
      <w:pPr>
        <w:bidi/>
        <w:rPr>
          <w:rFonts w:cs="Arial"/>
          <w:sz w:val="28"/>
          <w:szCs w:val="28"/>
          <w:lang w:bidi="he-IL"/>
        </w:rPr>
      </w:pPr>
    </w:p>
    <w:p w14:paraId="26C5AB79" w14:textId="77777777" w:rsidR="005C2455" w:rsidRDefault="005C2455" w:rsidP="005C2455">
      <w:pPr>
        <w:bidi/>
        <w:rPr>
          <w:rFonts w:cs="Arial"/>
          <w:sz w:val="28"/>
          <w:szCs w:val="28"/>
          <w:lang w:bidi="he-IL"/>
        </w:rPr>
      </w:pPr>
    </w:p>
    <w:p w14:paraId="7759E731" w14:textId="77777777" w:rsidR="005C2455" w:rsidRDefault="005C2455">
      <w:pPr>
        <w:rPr>
          <w:rFonts w:cs="Arial"/>
          <w:sz w:val="28"/>
          <w:szCs w:val="28"/>
          <w:lang w:bidi="he-IL"/>
        </w:rPr>
      </w:pPr>
    </w:p>
    <w:p w14:paraId="12492034" w14:textId="6CFA8E61" w:rsidR="005C2455" w:rsidRPr="005C2455" w:rsidRDefault="005C2455" w:rsidP="005C2455">
      <w:pPr>
        <w:bidi/>
        <w:rPr>
          <w:b/>
          <w:bCs/>
          <w:sz w:val="40"/>
          <w:szCs w:val="40"/>
          <w:u w:val="single"/>
          <w:rtl/>
          <w:lang w:bidi="he-IL"/>
        </w:rPr>
      </w:pPr>
      <w:r w:rsidRPr="005C2455">
        <w:rPr>
          <w:b/>
          <w:bCs/>
          <w:sz w:val="40"/>
          <w:szCs w:val="40"/>
          <w:u w:val="single"/>
          <w:rtl/>
          <w:lang w:bidi="he-IL"/>
        </w:rPr>
        <w:t>נספח</w:t>
      </w:r>
    </w:p>
    <w:p w14:paraId="58CDD7DE" w14:textId="714AC9E5" w:rsidR="005C2455" w:rsidRDefault="005C2455" w:rsidP="005C2455">
      <w:pPr>
        <w:bidi/>
        <w:rPr>
          <w:rFonts w:eastAsiaTheme="minorEastAsia"/>
          <w:i/>
          <w:sz w:val="28"/>
          <w:szCs w:val="28"/>
          <w:lang w:bidi="he-IL"/>
        </w:rPr>
      </w:pPr>
      <w:r w:rsidRPr="001A3300">
        <w:rPr>
          <w:rFonts w:eastAsiaTheme="minorEastAsia"/>
          <w:i/>
          <w:sz w:val="28"/>
          <w:szCs w:val="28"/>
          <w:rtl/>
          <w:lang w:bidi="he-IL"/>
        </w:rPr>
        <w:t>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w:t>
      </w:r>
      <w:r>
        <w:rPr>
          <w:rFonts w:eastAsiaTheme="minorEastAsia"/>
          <w:i/>
          <w:sz w:val="28"/>
          <w:szCs w:val="28"/>
          <w:lang w:bidi="he-IL"/>
        </w:rPr>
        <w:t>2</w:t>
      </w:r>
      <w:r w:rsidRPr="001A3300">
        <w:rPr>
          <w:rFonts w:eastAsiaTheme="minorEastAsia"/>
          <w:i/>
          <w:sz w:val="28"/>
          <w:szCs w:val="28"/>
          <w:lang w:bidi="he-IL"/>
        </w:rPr>
        <w:t>)</w:t>
      </w:r>
    </w:p>
    <w:p w14:paraId="6BDF3CDB"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6E2E9C43" w14:textId="77777777" w:rsidR="005C2455" w:rsidRPr="001A3300" w:rsidRDefault="005C2455" w:rsidP="005C2455">
      <w:pPr>
        <w:bidi/>
        <w:rPr>
          <w:rFonts w:eastAsiaTheme="minorEastAsia"/>
          <w:i/>
          <w:sz w:val="28"/>
          <w:szCs w:val="28"/>
          <w:lang w:bidi="he-IL"/>
        </w:rPr>
      </w:pPr>
      <w:r w:rsidRPr="001A3300">
        <w:rPr>
          <w:rFonts w:eastAsiaTheme="minorEastAsia"/>
          <w:i/>
          <w:sz w:val="28"/>
          <w:szCs w:val="28"/>
          <w:rtl/>
          <w:lang w:bidi="he-IL"/>
        </w:rPr>
        <w:t>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(1)</w:t>
      </w:r>
    </w:p>
    <w:p w14:paraId="0D2D962D"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oMath>
      </m:oMathPara>
    </w:p>
    <w:p w14:paraId="28E6FC1D" w14:textId="77777777" w:rsidR="005C2455" w:rsidRPr="001A3300" w:rsidRDefault="005C2455" w:rsidP="005C2455">
      <w:pPr>
        <w:bidi/>
        <w:rPr>
          <w:rFonts w:eastAsiaTheme="minorEastAsia"/>
          <w:i/>
          <w:sz w:val="28"/>
          <w:szCs w:val="28"/>
          <w:lang w:bidi="he-IL"/>
        </w:rPr>
      </w:pPr>
      <w:r w:rsidRPr="001A3300">
        <w:rPr>
          <w:rFonts w:eastAsiaTheme="minorEastAsia"/>
          <w:i/>
          <w:sz w:val="28"/>
          <w:szCs w:val="28"/>
          <w:rtl/>
          <w:lang w:bidi="he-IL"/>
        </w:rPr>
        <w:t>עכשיו נפתור עבור</w:t>
      </w:r>
      <m:oMath>
        <m:acc>
          <m:accPr>
            <m:chr m:val="̈"/>
            <m:ctrlPr>
              <w:rPr>
                <w:rFonts w:ascii="Cambria Math" w:eastAsiaTheme="minorEastAsia" w:hAnsi="Cambria Math" w:cs="Arial"/>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2</m:t>
                </m:r>
              </m:sub>
            </m:sSub>
          </m:e>
        </m:acc>
      </m:oMath>
      <w:r>
        <w:rPr>
          <w:rFonts w:eastAsiaTheme="minorEastAsia"/>
          <w:i/>
          <w:sz w:val="28"/>
          <w:szCs w:val="28"/>
          <w:lang w:bidi="he-IL"/>
        </w:rPr>
        <w:t>:</w:t>
      </w:r>
    </w:p>
    <w:p w14:paraId="4062AE1D" w14:textId="77777777" w:rsidR="005C2455" w:rsidRPr="00623BEE" w:rsidRDefault="00000000" w:rsidP="005C2455">
      <w:pPr>
        <w:bidi/>
        <w:rPr>
          <w:rFonts w:ascii="Cambria Math" w:eastAsiaTheme="minorEastAsia" w:hAnsi="Cambria Math"/>
          <w:sz w:val="20"/>
          <w:szCs w:val="20"/>
          <w:lang w:bidi="he-IL"/>
          <w:oMath/>
        </w:rPr>
      </w:pPr>
      <m:oMathPara>
        <m:oMath>
          <m:acc>
            <m:accPr>
              <m:chr m:val="̈"/>
              <m:ctrlPr>
                <w:rPr>
                  <w:rFonts w:ascii="Cambria Math" w:eastAsiaTheme="minorEastAsia" w:hAnsi="Cambria Math" w:cs="Arial"/>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24BE769D"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oMath>
      </m:oMathPara>
    </w:p>
    <w:p w14:paraId="39D923FA" w14:textId="77777777" w:rsidR="005C2455" w:rsidRDefault="005C2455" w:rsidP="005C2455">
      <w:pPr>
        <w:bidi/>
        <w:rPr>
          <w:rFonts w:eastAsiaTheme="minorEastAsia"/>
          <w:i/>
          <w:sz w:val="28"/>
          <w:szCs w:val="28"/>
          <w:lang w:bidi="he-IL"/>
        </w:rPr>
      </w:pPr>
      <w:r w:rsidRPr="001A3300">
        <w:rPr>
          <w:rFonts w:eastAsiaTheme="minorEastAsia"/>
          <w:i/>
          <w:sz w:val="28"/>
          <w:szCs w:val="28"/>
          <w:rtl/>
          <w:lang w:bidi="he-IL"/>
        </w:rPr>
        <w:t>ועכשיו נציב את זה בתוך 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(1</w:t>
      </w:r>
      <w:r>
        <w:rPr>
          <w:rFonts w:eastAsiaTheme="minorEastAsia"/>
          <w:i/>
          <w:sz w:val="28"/>
          <w:szCs w:val="28"/>
          <w:lang w:bidi="he-IL"/>
        </w:rPr>
        <w:t>)</w:t>
      </w:r>
    </w:p>
    <w:p w14:paraId="5A45F779"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933CC0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6325FD2E" w14:textId="77777777" w:rsidR="005C2455" w:rsidRDefault="005C2455" w:rsidP="005C2455">
      <w:pPr>
        <w:bidi/>
        <w:rPr>
          <w:rFonts w:eastAsiaTheme="minorEastAsia"/>
          <w:i/>
          <w:sz w:val="28"/>
          <w:szCs w:val="28"/>
          <w:lang w:bidi="he-IL"/>
        </w:rPr>
      </w:pPr>
      <w:r w:rsidRPr="001A3300">
        <w:rPr>
          <w:rFonts w:eastAsiaTheme="minorEastAsia"/>
          <w:i/>
          <w:sz w:val="28"/>
          <w:szCs w:val="28"/>
          <w:rtl/>
          <w:lang w:bidi="he-IL"/>
        </w:rPr>
        <w:t>פשט את האיברים שכוללים את</w:t>
      </w:r>
      <w:r w:rsidRPr="001A3300">
        <w:rPr>
          <w:rFonts w:eastAsiaTheme="minorEastAsia"/>
          <w:i/>
          <w:sz w:val="28"/>
          <w:szCs w:val="28"/>
          <w:lang w:bidi="he-IL"/>
        </w:rPr>
        <w:t xml:space="preserve"> </w:t>
      </w:r>
      <w:r w:rsidRPr="001A3300">
        <w:rPr>
          <w:rFonts w:eastAsiaTheme="minorEastAsia"/>
          <w:i/>
          <w:sz w:val="28"/>
          <w:szCs w:val="28"/>
          <w:cs/>
        </w:rPr>
        <w:t>‎</w:t>
      </w:r>
      <w:r>
        <w:rPr>
          <w:rFonts w:eastAsiaTheme="minorEastAsia"/>
          <w:i/>
          <w:sz w:val="28"/>
          <w:szCs w:val="28"/>
        </w:rPr>
        <w:t>:</w:t>
      </w:r>
      <w:r w:rsidRPr="001A3300">
        <w:rPr>
          <w:rFonts w:eastAsiaTheme="minorEastAsia"/>
          <w:i/>
          <w:sz w:val="28"/>
          <w:szCs w:val="28"/>
          <w:lang w:bidi="he-IL"/>
        </w:rPr>
        <w:t>L₂</w:t>
      </w:r>
      <w:r w:rsidRPr="001A3300">
        <w:rPr>
          <w:rFonts w:eastAsiaTheme="minorEastAsia"/>
          <w:i/>
          <w:sz w:val="28"/>
          <w:szCs w:val="28"/>
          <w:cs/>
        </w:rPr>
        <w:t>‎</w:t>
      </w:r>
    </w:p>
    <w:p w14:paraId="436EBE1A"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0A7FD6F9" w14:textId="77777777" w:rsidR="005C2455" w:rsidRPr="003B3AF9" w:rsidRDefault="005C2455" w:rsidP="005C2455">
      <w:pPr>
        <w:bidi/>
        <w:rPr>
          <w:rFonts w:eastAsiaTheme="minorEastAsia"/>
          <w:i/>
          <w:sz w:val="28"/>
          <w:szCs w:val="28"/>
          <w:lang w:bidi="he-IL"/>
        </w:rPr>
      </w:pPr>
    </w:p>
    <w:p w14:paraId="6566B4AB" w14:textId="77777777" w:rsidR="005C2455" w:rsidRPr="003B3AF9" w:rsidRDefault="005C2455" w:rsidP="005C2455">
      <w:pPr>
        <w:bidi/>
        <w:rPr>
          <w:rFonts w:eastAsiaTheme="minorEastAsia"/>
          <w:i/>
          <w:sz w:val="28"/>
          <w:szCs w:val="28"/>
          <w:lang w:bidi="he-IL"/>
        </w:rPr>
      </w:pPr>
      <w:r w:rsidRPr="001A3300">
        <w:rPr>
          <w:rFonts w:eastAsiaTheme="minorEastAsia"/>
          <w:i/>
          <w:sz w:val="28"/>
          <w:szCs w:val="28"/>
          <w:rtl/>
          <w:lang w:bidi="he-IL"/>
        </w:rPr>
        <w:t xml:space="preserve">עכשיו נסדר את כל האיברים עם </w:t>
      </w:r>
      <m:oMath>
        <m:r>
          <w:rPr>
            <w:rFonts w:ascii="Cambria Math" w:eastAsiaTheme="minorEastAsia" w:hAnsi="Cambria Math"/>
            <w:sz w:val="28"/>
            <w:szCs w:val="28"/>
            <w:lang w:bidi="he-IL"/>
          </w:rPr>
          <m:t xml:space="preserve"> </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oMath>
      <w:r w:rsidRPr="001A3300">
        <w:rPr>
          <w:rFonts w:eastAsiaTheme="minorEastAsia"/>
          <w:i/>
          <w:sz w:val="28"/>
          <w:szCs w:val="28"/>
          <w:rtl/>
          <w:lang w:bidi="he-IL"/>
        </w:rPr>
        <w:t>בצד אחד</w:t>
      </w:r>
      <w:r w:rsidRPr="001A3300">
        <w:rPr>
          <w:rFonts w:eastAsiaTheme="minorEastAsia"/>
          <w:i/>
          <w:sz w:val="28"/>
          <w:szCs w:val="28"/>
          <w:lang w:bidi="he-IL"/>
        </w:rPr>
        <w:t>.</w:t>
      </w:r>
    </w:p>
    <w:p w14:paraId="302DF663" w14:textId="77777777" w:rsidR="005C2455" w:rsidRPr="00E568C0" w:rsidRDefault="00000000" w:rsidP="005C2455">
      <w:pPr>
        <w:bidi/>
        <w:rPr>
          <w:rFonts w:eastAsiaTheme="minorEastAsia"/>
          <w:i/>
          <w:sz w:val="20"/>
          <w:szCs w:val="20"/>
          <w:lang w:bidi="he-IL"/>
        </w:rPr>
      </w:pPr>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d>
          <m:dPr>
            <m:ctrlPr>
              <w:rPr>
                <w:rFonts w:ascii="Cambria Math" w:eastAsiaTheme="minorEastAsia" w:hAnsi="Cambria Math"/>
                <w:i/>
                <w:sz w:val="20"/>
                <w:szCs w:val="20"/>
                <w:lang w:bidi="he-IL"/>
              </w:rPr>
            </m:ctrlPr>
          </m:dPr>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e>
        </m:d>
        <m:r>
          <w:rPr>
            <w:rFonts w:ascii="Cambria Math" w:eastAsiaTheme="minorEastAsia" w:hAnsi="Cambria Math"/>
            <w:sz w:val="20"/>
            <w:szCs w:val="20"/>
            <w:lang w:bidi="he-IL"/>
          </w:rPr>
          <m:t>=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oMath>
      <w:r w:rsidR="005C2455">
        <w:rPr>
          <w:rFonts w:eastAsiaTheme="minorEastAsia"/>
          <w:i/>
          <w:sz w:val="20"/>
          <w:szCs w:val="20"/>
          <w:lang w:bidi="he-IL"/>
        </w:rPr>
        <w:t xml:space="preserve"> </w:t>
      </w:r>
    </w:p>
    <w:p w14:paraId="6E520DE0" w14:textId="77777777" w:rsidR="005C2455" w:rsidRPr="00623BEE"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p>
                <m:sSupPr>
                  <m:ctrlPr>
                    <w:rPr>
                      <w:rFonts w:ascii="Cambria Math" w:eastAsiaTheme="minorEastAsia" w:hAnsi="Cambria Math"/>
                      <w:i/>
                      <w:sz w:val="28"/>
                      <w:szCs w:val="28"/>
                      <w:lang w:bidi="he-IL"/>
                    </w:rPr>
                  </m:ctrlPr>
                </m:sSupPr>
                <m:e>
                  <m:func>
                    <m:funcPr>
                      <m:ctrlPr>
                        <w:rPr>
                          <w:rFonts w:ascii="Cambria Math" w:eastAsiaTheme="minorEastAsia" w:hAnsi="Cambria Math"/>
                          <w:sz w:val="28"/>
                          <w:szCs w:val="28"/>
                          <w:lang w:bidi="he-IL"/>
                        </w:rPr>
                      </m:ctrlPr>
                    </m:funcPr>
                    <m:fNa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m:rPr>
                          <m:sty m:val="p"/>
                        </m:rPr>
                        <w:rPr>
                          <w:rFonts w:ascii="Cambria Math" w:eastAsiaTheme="minorEastAsia" w:hAnsi="Cambria Math"/>
                          <w:sz w:val="28"/>
                          <w:szCs w:val="28"/>
                          <w:lang w:bidi="he-IL"/>
                        </w:rPr>
                        <m:t>cos</m:t>
                      </m:r>
                      <m:ctrlPr>
                        <w:rPr>
                          <w:rFonts w:ascii="Cambria Math" w:eastAsiaTheme="minorEastAsia" w:hAnsi="Cambria Math"/>
                          <w:i/>
                          <w:sz w:val="28"/>
                          <w:szCs w:val="28"/>
                          <w:lang w:bidi="he-IL"/>
                        </w:rPr>
                      </m:ctrlP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e>
                <m:sup>
                  <m:r>
                    <w:rPr>
                      <w:rFonts w:ascii="Cambria Math" w:eastAsiaTheme="minorEastAsia" w:hAnsi="Cambria Math"/>
                      <w:sz w:val="28"/>
                      <w:szCs w:val="28"/>
                      <w:lang w:bidi="he-IL"/>
                    </w:rPr>
                    <m:t>2</m:t>
                  </m:r>
                </m:sup>
              </m:sSup>
              <m:r>
                <w:rPr>
                  <w:rFonts w:ascii="Cambria Math" w:eastAsiaTheme="minorEastAsia" w:hAnsi="Cambria Math"/>
                  <w:sz w:val="28"/>
                  <w:szCs w:val="28"/>
                  <w:lang w:bidi="he-IL"/>
                </w:rPr>
                <m:t>)</m:t>
              </m:r>
            </m:den>
          </m:f>
        </m:oMath>
      </m:oMathPara>
    </w:p>
    <w:p w14:paraId="5CEB4961"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נשתמש ב</w:t>
      </w:r>
      <w:r w:rsidRPr="00623BEE">
        <w:rPr>
          <w:rFonts w:eastAsiaTheme="minorEastAsia"/>
          <w:i/>
          <w:sz w:val="28"/>
          <w:szCs w:val="28"/>
          <w:lang w:bidi="he-IL"/>
        </w:rPr>
        <w:t>:</w:t>
      </w:r>
    </w:p>
    <w:p w14:paraId="496AE395"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w:lastRenderedPageBreak/>
            <m:t>cos(2α) = 2</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(α) -1</m:t>
              </m:r>
            </m:e>
          </m:func>
        </m:oMath>
      </m:oMathPara>
    </w:p>
    <w:p w14:paraId="24A9A0B3" w14:textId="77777777" w:rsidR="005C2455" w:rsidRPr="00623BEE" w:rsidRDefault="00000000" w:rsidP="005C2455">
      <w:pPr>
        <w:bidi/>
        <w:rPr>
          <w:rFonts w:eastAsiaTheme="minorEastAsia"/>
          <w:i/>
          <w:sz w:val="20"/>
          <w:szCs w:val="20"/>
          <w:lang w:bidi="he-IL"/>
        </w:rPr>
      </w:pPr>
      <m:oMathPara>
        <m:oMath>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cos(2α) +1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 xml:space="preserve">(α) </m:t>
              </m:r>
            </m:e>
          </m:func>
        </m:oMath>
      </m:oMathPara>
    </w:p>
    <w:p w14:paraId="1A86B724" w14:textId="77777777" w:rsidR="005C2455" w:rsidRPr="0098080C" w:rsidRDefault="005C2455" w:rsidP="005C2455">
      <w:pPr>
        <w:bidi/>
        <w:rPr>
          <w:rFonts w:eastAsiaTheme="minorEastAsia"/>
          <w:i/>
          <w:sz w:val="28"/>
          <w:szCs w:val="28"/>
          <w:lang w:bidi="he-IL"/>
        </w:rPr>
      </w:pPr>
    </w:p>
    <w:p w14:paraId="3D2C97D3"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כדי לכתוב מחדש את המכנה כ־</w:t>
      </w:r>
      <w:r w:rsidRPr="00623BEE">
        <w:rPr>
          <w:rFonts w:eastAsiaTheme="minorEastAsia"/>
          <w:i/>
          <w:sz w:val="28"/>
          <w:szCs w:val="28"/>
          <w:lang w:bidi="he-IL"/>
        </w:rPr>
        <w:t>:</w:t>
      </w:r>
    </w:p>
    <w:p w14:paraId="72C958E2" w14:textId="77777777" w:rsidR="005C2455" w:rsidRPr="00623BEE" w:rsidRDefault="00000000" w:rsidP="005C2455">
      <w:pPr>
        <w:bidi/>
        <w:rPr>
          <w:rFonts w:eastAsiaTheme="minorEastAsia"/>
          <w:i/>
          <w:sz w:val="20"/>
          <w:szCs w:val="20"/>
          <w:lang w:bidi="he-IL"/>
        </w:rPr>
      </w:pP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num>
            <m:den>
              <m:r>
                <w:rPr>
                  <w:rFonts w:ascii="Cambria Math" w:eastAsiaTheme="minorEastAsia" w:hAnsi="Cambria Math"/>
                  <w:sz w:val="20"/>
                  <w:szCs w:val="20"/>
                  <w:lang w:bidi="he-IL"/>
                </w:rPr>
                <m:t>2</m:t>
              </m:r>
            </m:den>
          </m:f>
        </m:oMath>
      </m:oMathPara>
    </w:p>
    <w:p w14:paraId="3163D123" w14:textId="77777777" w:rsidR="005C2455" w:rsidRPr="00623BEE" w:rsidRDefault="005C2455" w:rsidP="005C2455">
      <w:pPr>
        <w:bidi/>
        <w:rPr>
          <w:rFonts w:eastAsiaTheme="minorEastAsia"/>
          <w:i/>
          <w:sz w:val="28"/>
          <w:szCs w:val="28"/>
          <w:lang w:bidi="he-IL"/>
        </w:rPr>
      </w:pPr>
    </w:p>
    <w:p w14:paraId="5D5AE914" w14:textId="77777777" w:rsidR="005C2455" w:rsidRPr="0098080C" w:rsidRDefault="005C2455" w:rsidP="005C2455">
      <w:pPr>
        <w:bidi/>
        <w:rPr>
          <w:rFonts w:eastAsiaTheme="minorEastAsia"/>
          <w:i/>
          <w:sz w:val="20"/>
          <w:szCs w:val="20"/>
          <w:lang w:bidi="he-IL"/>
        </w:rPr>
      </w:pPr>
      <w:r w:rsidRPr="00623BEE">
        <w:rPr>
          <w:rFonts w:eastAsiaTheme="minorEastAsia"/>
          <w:i/>
          <w:sz w:val="28"/>
          <w:szCs w:val="28"/>
          <w:rtl/>
          <w:lang w:bidi="he-IL"/>
        </w:rPr>
        <w:t>אנחנו גם יכולים לצרף את האיברים האלה</w:t>
      </w:r>
      <w:r>
        <w:rPr>
          <w:rFonts w:eastAsiaTheme="minorEastAsia"/>
          <w:i/>
          <w:sz w:val="28"/>
          <w:szCs w:val="28"/>
          <w:lang w:bidi="he-IL"/>
        </w:rPr>
        <w:t>:</w:t>
      </w:r>
      <w:r>
        <w:rPr>
          <w:rFonts w:eastAsiaTheme="minorEastAsia"/>
          <w:i/>
          <w:sz w:val="28"/>
          <w:szCs w:val="28"/>
          <w:lang w:bidi="he-IL"/>
        </w:rPr>
        <w:br/>
      </w:r>
      <w:r>
        <w:rPr>
          <w:rFonts w:eastAsiaTheme="minorEastAsia"/>
          <w:i/>
          <w:sz w:val="28"/>
          <w:szCs w:val="28"/>
          <w:lang w:bidi="he-IL"/>
        </w:rPr>
        <w:br/>
      </w:r>
      <m:oMathPara>
        <m:oMath>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oMath>
      </m:oMathPara>
    </w:p>
    <w:p w14:paraId="03AC9B68"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אז עכשיו המשוואה היא</w:t>
      </w:r>
      <w:r w:rsidRPr="00623BEE">
        <w:rPr>
          <w:rFonts w:eastAsiaTheme="minorEastAsia"/>
          <w:i/>
          <w:sz w:val="28"/>
          <w:szCs w:val="28"/>
          <w:lang w:bidi="he-IL"/>
        </w:rPr>
        <w:t>:</w:t>
      </w:r>
      <w:r>
        <w:rPr>
          <w:rFonts w:eastAsiaTheme="minorEastAsia"/>
          <w:i/>
          <w:sz w:val="28"/>
          <w:szCs w:val="28"/>
          <w:lang w:bidi="he-IL"/>
        </w:rPr>
        <w:br/>
      </w:r>
    </w:p>
    <w:p w14:paraId="0FD290EB"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
                <m:fPr>
                  <m:ctrlPr>
                    <w:rPr>
                      <w:rFonts w:ascii="Cambria Math" w:eastAsiaTheme="minorEastAsia" w:hAnsi="Cambria Math"/>
                      <w:i/>
                      <w:sz w:val="28"/>
                      <w:szCs w:val="28"/>
                      <w:lang w:bidi="he-IL"/>
                    </w:rPr>
                  </m:ctrlPr>
                </m:fPr>
                <m:num>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num>
                <m:den>
                  <m:r>
                    <w:rPr>
                      <w:rFonts w:ascii="Cambria Math" w:eastAsiaTheme="minorEastAsia" w:hAnsi="Cambria Math"/>
                      <w:sz w:val="28"/>
                      <w:szCs w:val="28"/>
                      <w:lang w:bidi="he-IL"/>
                    </w:rPr>
                    <m:t>2</m:t>
                  </m:r>
                </m:den>
              </m:f>
            </m:den>
          </m:f>
        </m:oMath>
      </m:oMathPara>
    </w:p>
    <w:p w14:paraId="1C0E3A53"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שמתקבלת ל</w:t>
      </w:r>
      <w:r w:rsidRPr="00623BEE">
        <w:rPr>
          <w:rFonts w:eastAsiaTheme="minorEastAsia"/>
          <w:i/>
          <w:sz w:val="28"/>
          <w:szCs w:val="28"/>
          <w:lang w:bidi="he-IL"/>
        </w:rPr>
        <w:t>:</w:t>
      </w:r>
    </w:p>
    <w:p w14:paraId="68E04968" w14:textId="77777777" w:rsidR="005C2455" w:rsidRPr="0098080C"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den>
          </m:f>
        </m:oMath>
      </m:oMathPara>
    </w:p>
    <w:p w14:paraId="7F6D1104"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אנחנו יכולים לכתוב מחדש חלק מהמונים כדי לקבץ אותם יחד באמצעות הזהות</w:t>
      </w:r>
      <w:r>
        <w:rPr>
          <w:rFonts w:eastAsiaTheme="minorEastAsia"/>
          <w:i/>
          <w:sz w:val="28"/>
          <w:szCs w:val="28"/>
          <w:lang w:bidi="he-IL"/>
        </w:rPr>
        <w:t>:</w:t>
      </w:r>
    </w:p>
    <w:p w14:paraId="1632B86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sin⁡(b)=(</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oMath>
      </m:oMathPara>
    </w:p>
    <w:p w14:paraId="32D9C55A" w14:textId="77777777" w:rsidR="005C2455" w:rsidRPr="00623BEE" w:rsidRDefault="005C2455" w:rsidP="005C2455">
      <w:pPr>
        <w:bidi/>
        <w:rPr>
          <w:rFonts w:eastAsiaTheme="minorEastAsia"/>
          <w:i/>
          <w:sz w:val="20"/>
          <w:szCs w:val="20"/>
          <w:lang w:bidi="he-IL"/>
        </w:rPr>
      </w:pPr>
      <w:r>
        <w:rPr>
          <w:rFonts w:eastAsiaTheme="minorEastAsia"/>
          <w:i/>
          <w:sz w:val="28"/>
          <w:szCs w:val="28"/>
          <w:lang w:bidi="he-IL"/>
        </w:rPr>
        <w:br/>
      </w: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num>
                <m:den>
                  <m:r>
                    <w:rPr>
                      <w:rFonts w:ascii="Cambria Math" w:eastAsiaTheme="minorEastAsia" w:hAnsi="Cambria Math"/>
                      <w:sz w:val="20"/>
                      <w:szCs w:val="20"/>
                      <w:lang w:bidi="he-IL"/>
                    </w:rPr>
                    <m:t>2</m:t>
                  </m:r>
                </m:den>
              </m:f>
            </m:e>
          </m:func>
        </m:oMath>
      </m:oMathPara>
    </w:p>
    <w:p w14:paraId="6774D76C"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נקבץ את האיברים הדומים</w:t>
      </w:r>
      <w:r w:rsidRPr="00623BEE">
        <w:rPr>
          <w:rFonts w:eastAsiaTheme="minorEastAsia"/>
          <w:i/>
          <w:sz w:val="28"/>
          <w:szCs w:val="28"/>
          <w:lang w:bidi="he-IL"/>
        </w:rPr>
        <w:t>:</w:t>
      </w:r>
    </w:p>
    <w:p w14:paraId="08794040" w14:textId="77777777" w:rsidR="005C2455" w:rsidRPr="00E568C0" w:rsidRDefault="005C2455" w:rsidP="005C2455">
      <w:pPr>
        <w:bidi/>
        <w:rPr>
          <w:rFonts w:eastAsiaTheme="minorEastAsia"/>
          <w:i/>
          <w:sz w:val="20"/>
          <w:szCs w:val="20"/>
          <w:lang w:bidi="he-IL"/>
        </w:rPr>
      </w:pPr>
      <w:r>
        <w:rPr>
          <w:rFonts w:eastAsiaTheme="minorEastAsia"/>
          <w:i/>
          <w:sz w:val="28"/>
          <w:szCs w:val="28"/>
          <w:lang w:bidi="he-IL"/>
        </w:rPr>
        <w:br/>
      </w:r>
      <m:oMathPara>
        <m:oMath>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m:t>
          </m:r>
        </m:oMath>
      </m:oMathPara>
    </w:p>
    <w:p w14:paraId="2EA28DF3" w14:textId="5206CE33" w:rsidR="005C2455" w:rsidRPr="0098080C" w:rsidRDefault="005C2455" w:rsidP="005C2455">
      <w:pPr>
        <w:bidi/>
        <w:rPr>
          <w:rFonts w:eastAsiaTheme="minorEastAsia"/>
          <w:i/>
          <w:sz w:val="20"/>
          <w:szCs w:val="20"/>
          <w:lang w:bidi="he-IL"/>
        </w:rPr>
      </w:pPr>
      <w:r w:rsidRPr="00623BEE">
        <w:rPr>
          <w:rFonts w:eastAsiaTheme="minorEastAsia"/>
          <w:i/>
          <w:sz w:val="28"/>
          <w:szCs w:val="28"/>
          <w:rtl/>
          <w:lang w:bidi="he-IL"/>
        </w:rPr>
        <w:t>כדי לקבל את המשוואה הסופית עבור תטא 1 נגזרת שנייה</w:t>
      </w:r>
      <w:r w:rsidRPr="00623BEE">
        <w:rPr>
          <w:rFonts w:eastAsiaTheme="minorEastAsia"/>
          <w:i/>
          <w:sz w:val="28"/>
          <w:szCs w:val="28"/>
          <w:lang w:bidi="he-IL"/>
        </w:rPr>
        <w:t>:</w:t>
      </w:r>
      <w:r>
        <w:rPr>
          <w:rFonts w:eastAsiaTheme="minorEastAsia"/>
          <w:i/>
          <w:sz w:val="28"/>
          <w:szCs w:val="28"/>
          <w:lang w:bidi="he-IL"/>
        </w:rPr>
        <w:br/>
      </w:r>
      <w:r>
        <w:rPr>
          <w:rFonts w:eastAsiaTheme="minorEastAsia"/>
          <w:i/>
          <w:sz w:val="28"/>
          <w:szCs w:val="28"/>
          <w:lang w:bidi="he-IL"/>
        </w:rPr>
        <w:br/>
      </w: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2D2C6DAF" w14:textId="77777777" w:rsidR="005C2455" w:rsidRPr="00634B98" w:rsidRDefault="005C2455" w:rsidP="005C2455">
      <w:pPr>
        <w:bidi/>
        <w:rPr>
          <w:rFonts w:eastAsiaTheme="minorEastAsia"/>
          <w:i/>
          <w:sz w:val="28"/>
          <w:szCs w:val="28"/>
          <w:lang w:bidi="he-IL"/>
        </w:rPr>
      </w:pPr>
      <w:r w:rsidRPr="00623BEE">
        <w:rPr>
          <w:rFonts w:eastAsiaTheme="minorEastAsia"/>
          <w:i/>
          <w:sz w:val="28"/>
          <w:szCs w:val="28"/>
          <w:rtl/>
          <w:lang w:bidi="he-IL"/>
        </w:rPr>
        <w:lastRenderedPageBreak/>
        <w:t>ועכשיו, כדי לפתור עבור תטא 2 נגזרת שנייה, נשתמש במשוואה שהכנו קודם ונציב בה את תטא 1 נגזרת שנייה</w:t>
      </w:r>
      <w:r w:rsidRPr="00623BEE">
        <w:rPr>
          <w:rFonts w:eastAsiaTheme="minorEastAsia"/>
          <w:i/>
          <w:sz w:val="28"/>
          <w:szCs w:val="28"/>
          <w:lang w:bidi="he-IL"/>
        </w:rPr>
        <w:t>:</w:t>
      </w:r>
      <w:r>
        <w:rPr>
          <w:rFonts w:eastAsiaTheme="minorEastAsia"/>
          <w:i/>
          <w:sz w:val="28"/>
          <w:szCs w:val="28"/>
          <w:lang w:bidi="he-IL"/>
        </w:rPr>
        <w:br/>
      </w:r>
      <m:oMathPara>
        <m:oMath>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f>
            <m:fPr>
              <m:ctrlPr>
                <w:rPr>
                  <w:rFonts w:ascii="Cambria Math" w:eastAsiaTheme="minorEastAsia" w:hAnsi="Cambria Math"/>
                  <w:i/>
                  <w:sz w:val="28"/>
                  <w:szCs w:val="28"/>
                  <w:lang w:bidi="he-IL"/>
                </w:rPr>
              </m:ctrlPr>
            </m:fPr>
            <m:num>
              <m:acc>
                <m:accPr>
                  <m:chr m:val="̇"/>
                  <m:ctrlPr>
                    <w:rPr>
                      <w:rFonts w:ascii="Cambria Math" w:eastAsiaTheme="minorEastAsia" w:hAnsi="Cambria Math"/>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den>
          </m:f>
        </m:oMath>
      </m:oMathPara>
    </w:p>
    <w:p w14:paraId="1C789437" w14:textId="77777777" w:rsidR="005C2455" w:rsidRPr="009515E7" w:rsidRDefault="00000000" w:rsidP="005C2455">
      <w:pPr>
        <w:bidi/>
        <w:rPr>
          <w:rFonts w:eastAsiaTheme="minorEastAsia"/>
          <w:i/>
          <w:sz w:val="16"/>
          <w:szCs w:val="16"/>
          <w:lang w:bidi="he-IL"/>
        </w:rPr>
      </w:pPr>
      <m:oMathPara>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den>
          </m:f>
        </m:oMath>
      </m:oMathPara>
    </w:p>
    <w:p w14:paraId="58DAB9F3" w14:textId="77777777" w:rsidR="005C2455" w:rsidRPr="009515E7" w:rsidRDefault="005C2455" w:rsidP="005C2455">
      <w:pPr>
        <w:bidi/>
        <w:rPr>
          <w:rFonts w:eastAsiaTheme="minorEastAsia"/>
          <w:i/>
          <w:sz w:val="16"/>
          <w:szCs w:val="16"/>
          <w:lang w:bidi="he-IL"/>
        </w:rPr>
      </w:pPr>
      <w:r w:rsidRPr="00623BEE">
        <w:rPr>
          <w:rFonts w:eastAsiaTheme="minorEastAsia"/>
          <w:i/>
          <w:sz w:val="28"/>
          <w:szCs w:val="28"/>
          <w:rtl/>
          <w:lang w:bidi="he-IL"/>
        </w:rPr>
        <w:t>אפשר להיפטר מ־</w:t>
      </w:r>
      <w:r w:rsidRPr="00623BEE">
        <w:rPr>
          <w:rFonts w:eastAsiaTheme="minorEastAsia"/>
          <w:i/>
          <w:sz w:val="28"/>
          <w:szCs w:val="28"/>
          <w:lang w:bidi="he-IL"/>
        </w:rPr>
        <w:t xml:space="preserve">L1 </w:t>
      </w:r>
      <w:r w:rsidRPr="00623BEE">
        <w:rPr>
          <w:rFonts w:eastAsiaTheme="minorEastAsia"/>
          <w:i/>
          <w:sz w:val="28"/>
          <w:szCs w:val="28"/>
          <w:rtl/>
          <w:lang w:bidi="he-IL"/>
        </w:rPr>
        <w:t>כאן ולהתחיל לפשט</w:t>
      </w:r>
      <w:r w:rsidRPr="00623BEE">
        <w:rPr>
          <w:rFonts w:eastAsiaTheme="minorEastAsia"/>
          <w:i/>
          <w:sz w:val="28"/>
          <w:szCs w:val="28"/>
          <w:lang w:bidi="he-IL"/>
        </w:rPr>
        <w:t>:</w:t>
      </w:r>
    </w:p>
    <w:p w14:paraId="5A1C936A" w14:textId="77777777" w:rsidR="005C2455" w:rsidRPr="00623BEE" w:rsidRDefault="00000000" w:rsidP="005C2455">
      <w:pPr>
        <w:bidi/>
        <w:rPr>
          <w:rFonts w:eastAsiaTheme="minorEastAsia"/>
          <w:i/>
          <w:sz w:val="16"/>
          <w:szCs w:val="16"/>
          <w:lang w:bidi="he-IL"/>
        </w:rPr>
      </w:pPr>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oMath>
      <w:r w:rsidR="005C2455" w:rsidRPr="00623BEE">
        <w:rPr>
          <w:rFonts w:eastAsiaTheme="minorEastAsia"/>
          <w:i/>
          <w:sz w:val="16"/>
          <w:szCs w:val="16"/>
          <w:lang w:bidi="he-IL"/>
        </w:rPr>
        <w:t xml:space="preserve"> </w:t>
      </w:r>
    </w:p>
    <w:p w14:paraId="1550382E" w14:textId="77777777" w:rsidR="005C2455" w:rsidRPr="00E568C0" w:rsidRDefault="005C2455" w:rsidP="005C2455">
      <w:pPr>
        <w:bidi/>
        <w:rPr>
          <w:rFonts w:eastAsiaTheme="minorEastAsia"/>
          <w:i/>
          <w:sz w:val="16"/>
          <w:szCs w:val="16"/>
          <w:lang w:bidi="he-IL"/>
        </w:rPr>
      </w:pPr>
    </w:p>
    <w:p w14:paraId="4187FB0D"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עכשיו נכפיל ב־</w:t>
      </w:r>
      <w:r w:rsidRPr="00623BEE">
        <w:rPr>
          <w:rFonts w:eastAsiaTheme="minorEastAsia"/>
          <w:i/>
          <w:sz w:val="28"/>
          <w:szCs w:val="28"/>
          <w:lang w:bidi="he-IL"/>
        </w:rPr>
        <w:t>cos(θ1</w:t>
      </w:r>
      <w:r w:rsidRPr="00623BEE">
        <w:rPr>
          <w:rFonts w:ascii="Arial" w:eastAsiaTheme="minorEastAsia" w:hAnsi="Arial" w:cs="Arial"/>
          <w:i/>
          <w:sz w:val="28"/>
          <w:szCs w:val="28"/>
          <w:lang w:bidi="he-IL"/>
        </w:rPr>
        <w:t>​</w:t>
      </w:r>
      <w:r w:rsidRPr="00623BEE">
        <w:rPr>
          <w:rFonts w:eastAsiaTheme="minorEastAsia"/>
          <w:i/>
          <w:sz w:val="28"/>
          <w:szCs w:val="28"/>
          <w:lang w:bidi="he-IL"/>
        </w:rPr>
        <w:t>−θ2</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ונפתח את רוב הסוגריים</w:t>
      </w:r>
      <w:r w:rsidRPr="00623BEE">
        <w:rPr>
          <w:rFonts w:eastAsiaTheme="minorEastAsia"/>
          <w:i/>
          <w:sz w:val="28"/>
          <w:szCs w:val="28"/>
          <w:lang w:bidi="he-IL"/>
        </w:rPr>
        <w:t>:</w:t>
      </w:r>
      <w:r w:rsidRPr="00623BEE">
        <w:rPr>
          <w:rFonts w:eastAsiaTheme="minorEastAsia"/>
          <w:i/>
          <w:sz w:val="20"/>
          <w:szCs w:val="20"/>
          <w:lang w:bidi="he-IL"/>
        </w:rPr>
        <w:br/>
      </w: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18B7005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3F958CB5"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d>
            <m:dPr>
              <m:ctrlPr>
                <w:rPr>
                  <w:rFonts w:ascii="Cambria Math" w:eastAsiaTheme="minorEastAsia" w:hAnsi="Cambria Math"/>
                  <w:i/>
                  <w:sz w:val="20"/>
                  <w:szCs w:val="20"/>
                  <w:lang w:bidi="he-IL"/>
                </w:rPr>
              </m:ctrlPr>
            </m:d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6743D9F0" w14:textId="77777777" w:rsidR="005C2455" w:rsidRPr="00EB68A1" w:rsidRDefault="005C2455" w:rsidP="005C2455">
      <w:pPr>
        <w:bidi/>
        <w:rPr>
          <w:rFonts w:eastAsiaTheme="minorEastAsia"/>
          <w:i/>
          <w:sz w:val="16"/>
          <w:szCs w:val="16"/>
          <w:lang w:bidi="he-IL"/>
        </w:rPr>
      </w:pPr>
      <w:r w:rsidRPr="00623BEE">
        <w:rPr>
          <w:rFonts w:eastAsiaTheme="minorEastAsia"/>
          <w:i/>
          <w:sz w:val="28"/>
          <w:szCs w:val="28"/>
          <w:rtl/>
          <w:lang w:bidi="he-IL"/>
        </w:rPr>
        <w:t>עכשיו נפשט כל חלק במשוואה, נתחיל עם זה</w:t>
      </w:r>
      <w:r w:rsidRPr="00623BEE">
        <w:rPr>
          <w:rFonts w:eastAsiaTheme="minorEastAsia"/>
          <w:i/>
          <w:sz w:val="28"/>
          <w:szCs w:val="28"/>
          <w:lang w:bidi="he-IL"/>
        </w:rPr>
        <w:t>:</w:t>
      </w:r>
    </w:p>
    <w:p w14:paraId="310CB264"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oMath>
      </m:oMathPara>
    </w:p>
    <w:p w14:paraId="4F2476E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)- 1)+2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44F15354" w14:textId="77777777" w:rsidR="005C2455" w:rsidRPr="00302E08" w:rsidRDefault="00000000" w:rsidP="005C2455">
      <w:pPr>
        <w:bidi/>
        <w:rPr>
          <w:rFonts w:eastAsiaTheme="minorEastAsia"/>
          <w:i/>
          <w:sz w:val="16"/>
          <w:szCs w:val="16"/>
          <w:lang w:bidi="he-IL"/>
        </w:rPr>
      </w:pPr>
      <m:oMathPara>
        <m:oMath>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7916A331" w14:textId="77777777" w:rsidR="005C2455" w:rsidRPr="00623BEE" w:rsidRDefault="005C2455" w:rsidP="005C2455">
      <w:pPr>
        <w:bidi/>
        <w:rPr>
          <w:rFonts w:eastAsiaTheme="minorEastAsia"/>
          <w:i/>
          <w:sz w:val="48"/>
          <w:szCs w:val="48"/>
          <w:lang w:bidi="he-IL"/>
        </w:rPr>
      </w:pPr>
      <w:r w:rsidRPr="00623BEE">
        <w:rPr>
          <w:rFonts w:eastAsiaTheme="minorEastAsia"/>
          <w:i/>
          <w:sz w:val="28"/>
          <w:szCs w:val="28"/>
          <w:rtl/>
          <w:lang w:bidi="he-IL"/>
        </w:rPr>
        <w:t>עכשיו נפשט את החלק שכולל את</w:t>
      </w:r>
      <w:r w:rsidRPr="00623BEE">
        <w:rPr>
          <w:rFonts w:eastAsiaTheme="minorEastAsia"/>
          <w:i/>
          <w:sz w:val="28"/>
          <w:szCs w:val="28"/>
          <w:rtl/>
        </w:rPr>
        <w:t xml:space="preserve"> </w:t>
      </w:r>
      <w:r w:rsidRPr="00623BEE">
        <w:rPr>
          <w:rFonts w:eastAsiaTheme="minorEastAsia"/>
          <w:i/>
          <w:sz w:val="28"/>
          <w:szCs w:val="28"/>
          <w:lang w:bidi="he-IL"/>
        </w:rPr>
        <w:t>g</w:t>
      </w:r>
    </w:p>
    <w:p w14:paraId="747F7B4B"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59A9ED0C" w14:textId="77777777" w:rsidR="005C2455" w:rsidRPr="00634B98" w:rsidRDefault="005C2455" w:rsidP="005C2455">
      <w:pPr>
        <w:bidi/>
        <w:rPr>
          <w:rFonts w:eastAsiaTheme="minorEastAsia"/>
          <w:i/>
          <w:sz w:val="28"/>
          <w:szCs w:val="28"/>
          <w:lang w:bidi="he-IL"/>
        </w:rPr>
      </w:pPr>
      <w:r w:rsidRPr="00623BEE">
        <w:rPr>
          <w:rFonts w:eastAsiaTheme="minorEastAsia"/>
          <w:i/>
          <w:sz w:val="28"/>
          <w:szCs w:val="28"/>
          <w:rtl/>
          <w:lang w:bidi="he-IL"/>
        </w:rPr>
        <w:t>אנחנו משתמשים בזהות שהשתמשנו בה קודם עבור הקוסינוס</w:t>
      </w:r>
      <w:r w:rsidRPr="00623BEE">
        <w:rPr>
          <w:rFonts w:eastAsiaTheme="minorEastAsia"/>
          <w:i/>
          <w:sz w:val="28"/>
          <w:szCs w:val="28"/>
          <w:lang w:bidi="he-IL"/>
        </w:rPr>
        <w:t>:</w:t>
      </w:r>
    </w:p>
    <w:p w14:paraId="66F7C87D" w14:textId="77777777" w:rsidR="005C2455" w:rsidRPr="00302E08" w:rsidRDefault="005C2455" w:rsidP="005C2455">
      <w:pPr>
        <w:bidi/>
        <w:rPr>
          <w:rFonts w:eastAsiaTheme="minorEastAsia"/>
          <w:i/>
          <w:sz w:val="16"/>
          <w:szCs w:val="16"/>
          <w:lang w:bidi="he-IL"/>
        </w:rPr>
      </w:pPr>
      <m:oMathPara>
        <m:oMath>
          <m:r>
            <w:rPr>
              <w:rFonts w:ascii="Cambria Math" w:eastAsiaTheme="minorEastAsia" w:hAnsi="Cambria Math"/>
              <w:sz w:val="20"/>
              <w:szCs w:val="20"/>
              <w:lang w:bidi="he-IL"/>
            </w:rPr>
            <w:lastRenderedPageBreak/>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 xml:space="preserve"> </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(1-2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oMath>
      </m:oMathPara>
    </w:p>
    <w:p w14:paraId="4AD3492A"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ועכשיו נפתח את הסוגריים ונסדר את האיברים שכוללים את</w:t>
      </w:r>
      <w:r w:rsidRPr="00623BEE">
        <w:rPr>
          <w:rFonts w:eastAsiaTheme="minorEastAsia"/>
          <w:i/>
          <w:sz w:val="28"/>
          <w:szCs w:val="28"/>
          <w:rtl/>
        </w:rPr>
        <w:t xml:space="preserve"> </w:t>
      </w:r>
      <w:r w:rsidRPr="00623BEE">
        <w:rPr>
          <w:rFonts w:eastAsiaTheme="minorEastAsia"/>
          <w:i/>
          <w:sz w:val="28"/>
          <w:szCs w:val="28"/>
          <w:lang w:bidi="he-IL"/>
        </w:rPr>
        <w:t>M1</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w:t>
      </w:r>
      <w:r w:rsidRPr="00623BEE">
        <w:rPr>
          <w:rFonts w:eastAsiaTheme="minorEastAsia"/>
          <w:i/>
          <w:sz w:val="28"/>
          <w:szCs w:val="28"/>
          <w:lang w:bidi="he-IL"/>
        </w:rPr>
        <w:t>M</w:t>
      </w:r>
      <w:r>
        <w:rPr>
          <w:rFonts w:eastAsiaTheme="minorEastAsia"/>
          <w:i/>
          <w:sz w:val="28"/>
          <w:szCs w:val="28"/>
          <w:lang w:bidi="he-IL"/>
        </w:rPr>
        <w:t>2</w:t>
      </w:r>
      <w:r w:rsidRPr="00623BEE">
        <w:rPr>
          <w:rFonts w:eastAsiaTheme="minorEastAsia"/>
          <w:i/>
          <w:sz w:val="28"/>
          <w:szCs w:val="28"/>
          <w:lang w:bidi="he-IL"/>
        </w:rPr>
        <w:br/>
      </w:r>
    </w:p>
    <w:p w14:paraId="26AA9D5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e>
          </m:func>
        </m:oMath>
      </m:oMathPara>
    </w:p>
    <w:p w14:paraId="7A63A8BC"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נפשט את החלק של</w:t>
      </w:r>
      <w:r>
        <w:rPr>
          <w:rFonts w:eastAsiaTheme="minorEastAsia"/>
          <w:i/>
          <w:sz w:val="28"/>
          <w:szCs w:val="28"/>
          <w:lang w:bidi="he-IL"/>
        </w:rPr>
        <w:t xml:space="preserve">M2 </w:t>
      </w:r>
      <w:r w:rsidRPr="00623BEE">
        <w:rPr>
          <w:rFonts w:eastAsiaTheme="minorEastAsia"/>
          <w:i/>
          <w:sz w:val="28"/>
          <w:szCs w:val="28"/>
          <w:rtl/>
        </w:rPr>
        <w:t xml:space="preserve"> </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ונשתמש ב</w:t>
      </w:r>
      <w:r w:rsidRPr="00623BEE">
        <w:rPr>
          <w:rFonts w:eastAsiaTheme="minorEastAsia"/>
          <w:i/>
          <w:sz w:val="28"/>
          <w:szCs w:val="28"/>
          <w:lang w:bidi="he-IL"/>
        </w:rPr>
        <w:t>:</w:t>
      </w:r>
      <w:r w:rsidRPr="00623BEE">
        <w:rPr>
          <w:rFonts w:eastAsiaTheme="minorEastAsia"/>
          <w:i/>
          <w:sz w:val="28"/>
          <w:szCs w:val="28"/>
          <w:lang w:bidi="he-IL"/>
        </w:rPr>
        <w:br/>
      </w:r>
    </w:p>
    <w:p w14:paraId="5C4D3E17"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2sin</m:t>
              </m:r>
            </m:fName>
            <m:e>
              <m:d>
                <m:dPr>
                  <m:ctrlPr>
                    <w:rPr>
                      <w:rFonts w:ascii="Cambria Math" w:eastAsiaTheme="minorEastAsia" w:hAnsi="Cambria Math"/>
                      <w:i/>
                      <w:sz w:val="20"/>
                      <w:szCs w:val="20"/>
                      <w:lang w:bidi="he-IL"/>
                    </w:rPr>
                  </m:ctrlPr>
                </m:dPr>
                <m:e>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e>
          </m:func>
          <m:r>
            <m:rPr>
              <m:sty m:val="p"/>
            </m:rPr>
            <w:rPr>
              <w:rFonts w:ascii="Cambria Math" w:eastAsiaTheme="minorEastAsia" w:hAnsi="Cambria Math"/>
              <w:sz w:val="20"/>
              <w:szCs w:val="20"/>
              <w:lang w:bidi="he-IL"/>
            </w:rPr>
            <m:t>⁡</m:t>
          </m:r>
        </m:oMath>
      </m:oMathPara>
    </w:p>
    <w:p w14:paraId="1A53D3B2"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oMath>
      </m:oMathPara>
    </w:p>
    <w:p w14:paraId="1CED174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EA1C5F2" w14:textId="77777777" w:rsidR="005C2455" w:rsidRPr="00302E08" w:rsidRDefault="005C2455" w:rsidP="005C2455">
      <w:pPr>
        <w:bidi/>
        <w:rPr>
          <w:rFonts w:eastAsiaTheme="minorEastAsia"/>
          <w:i/>
          <w:sz w:val="16"/>
          <w:szCs w:val="16"/>
          <w:lang w:bidi="he-IL"/>
        </w:rPr>
      </w:pPr>
      <w:r w:rsidRPr="00623BEE">
        <w:rPr>
          <w:rFonts w:eastAsiaTheme="minorEastAsia"/>
          <w:i/>
          <w:sz w:val="28"/>
          <w:szCs w:val="28"/>
          <w:rtl/>
          <w:lang w:bidi="he-IL"/>
        </w:rPr>
        <w:t>עכשיו נשתמש ב־</w:t>
      </w:r>
      <w:r w:rsidRPr="00623BEE">
        <w:rPr>
          <w:rFonts w:eastAsiaTheme="minorEastAsia"/>
          <w:i/>
          <w:sz w:val="28"/>
          <w:szCs w:val="28"/>
          <w:lang w:bidi="he-IL"/>
        </w:rPr>
        <w:t>:</w:t>
      </w:r>
      <w:r w:rsidRPr="00623BEE">
        <w:rPr>
          <w:rFonts w:eastAsiaTheme="minorEastAsia"/>
          <w:i/>
          <w:sz w:val="28"/>
          <w:szCs w:val="28"/>
          <w:lang w:bidi="he-IL"/>
        </w:rPr>
        <w:br/>
      </w: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(a+b)</m:t>
          </m:r>
        </m:oMath>
      </m:oMathPara>
    </w:p>
    <w:p w14:paraId="2F33AAA2"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אז נקבל</w:t>
      </w:r>
      <w:r w:rsidRPr="00623BEE">
        <w:rPr>
          <w:rFonts w:eastAsiaTheme="minorEastAsia"/>
          <w:i/>
          <w:sz w:val="28"/>
          <w:szCs w:val="28"/>
          <w:lang w:bidi="he-IL"/>
        </w:rPr>
        <w:t>:</w:t>
      </w:r>
      <w:r w:rsidRPr="00623BEE">
        <w:rPr>
          <w:rFonts w:eastAsiaTheme="minorEastAsia"/>
          <w:i/>
          <w:sz w:val="28"/>
          <w:szCs w:val="28"/>
          <w:lang w:bidi="he-IL"/>
        </w:rPr>
        <w:br/>
      </w:r>
    </w:p>
    <w:p w14:paraId="6C25DAE5"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oMath>
      </m:oMathPara>
    </w:p>
    <w:p w14:paraId="034B7F6D"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עכשיו עבור החלק של</w:t>
      </w:r>
      <w:r w:rsidRPr="00623BEE">
        <w:rPr>
          <w:rFonts w:eastAsiaTheme="minorEastAsia"/>
          <w:i/>
          <w:sz w:val="28"/>
          <w:szCs w:val="28"/>
          <w:rtl/>
        </w:rPr>
        <w:t xml:space="preserve"> </w:t>
      </w:r>
      <w:r w:rsidRPr="00623BEE">
        <w:rPr>
          <w:rFonts w:eastAsiaTheme="minorEastAsia"/>
          <w:i/>
          <w:sz w:val="28"/>
          <w:szCs w:val="28"/>
          <w:lang w:bidi="he-IL"/>
        </w:rPr>
        <w:t>M1</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נשתמש ב</w:t>
      </w:r>
      <w:r w:rsidRPr="00623BEE">
        <w:rPr>
          <w:rFonts w:eastAsiaTheme="minorEastAsia"/>
          <w:i/>
          <w:sz w:val="28"/>
          <w:szCs w:val="28"/>
          <w:lang w:bidi="he-IL"/>
        </w:rPr>
        <w:t>:</w:t>
      </w:r>
      <w:r w:rsidRPr="00623BEE">
        <w:rPr>
          <w:rFonts w:eastAsiaTheme="minorEastAsia"/>
          <w:i/>
          <w:sz w:val="28"/>
          <w:szCs w:val="28"/>
          <w:lang w:bidi="he-IL"/>
        </w:rPr>
        <w:br/>
      </w:r>
    </w:p>
    <w:p w14:paraId="0264325F"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oMath>
      </m:oMathPara>
    </w:p>
    <w:p w14:paraId="58ED1BB6" w14:textId="77777777" w:rsidR="005C2455" w:rsidRPr="00623BEE" w:rsidRDefault="005C2455" w:rsidP="005C2455">
      <w:pPr>
        <w:bidi/>
        <w:rPr>
          <w:rFonts w:eastAsiaTheme="minorEastAsia"/>
          <w:i/>
          <w:sz w:val="20"/>
          <w:szCs w:val="20"/>
          <w:lang w:bidi="he-IL"/>
        </w:rPr>
      </w:pPr>
    </w:p>
    <w:p w14:paraId="1B4D049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oMath>
      </m:oMathPara>
    </w:p>
    <w:p w14:paraId="74B68B4B" w14:textId="77777777" w:rsidR="005C2455" w:rsidRPr="00623BEE" w:rsidRDefault="005C2455" w:rsidP="005C2455">
      <w:pPr>
        <w:bidi/>
        <w:rPr>
          <w:rFonts w:eastAsiaTheme="minorEastAsia"/>
          <w:i/>
          <w:sz w:val="20"/>
          <w:szCs w:val="20"/>
          <w:lang w:bidi="he-IL"/>
        </w:rPr>
      </w:pPr>
    </w:p>
    <w:p w14:paraId="1A0AA60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 xml:space="preserve">sin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2590E01F"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כלומר, המשוואה היא</w:t>
      </w:r>
      <w:r w:rsidRPr="00623BEE">
        <w:rPr>
          <w:rFonts w:eastAsiaTheme="minorEastAsia"/>
          <w:i/>
          <w:sz w:val="28"/>
          <w:szCs w:val="28"/>
          <w:lang w:bidi="he-IL"/>
        </w:rPr>
        <w:t>:</w:t>
      </w:r>
      <w:r w:rsidRPr="00623BEE">
        <w:rPr>
          <w:rFonts w:eastAsiaTheme="minorEastAsia"/>
          <w:i/>
          <w:sz w:val="28"/>
          <w:szCs w:val="28"/>
          <w:lang w:bidi="he-IL"/>
        </w:rPr>
        <w:br/>
      </w:r>
    </w:p>
    <w:p w14:paraId="41F2BCD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18441539"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lastRenderedPageBreak/>
        <w:t>אז המשוואה המלאה עבור תטא 2 נגזרת שנייה היא</w:t>
      </w:r>
      <w:r w:rsidRPr="00623BEE">
        <w:rPr>
          <w:rFonts w:eastAsiaTheme="minorEastAsia"/>
          <w:i/>
          <w:sz w:val="28"/>
          <w:szCs w:val="28"/>
          <w:lang w:bidi="he-IL"/>
        </w:rPr>
        <w:t>:</w:t>
      </w:r>
      <w:r w:rsidRPr="00623BEE">
        <w:rPr>
          <w:rFonts w:eastAsiaTheme="minorEastAsia"/>
          <w:i/>
          <w:sz w:val="28"/>
          <w:szCs w:val="28"/>
          <w:lang w:bidi="he-IL"/>
        </w:rPr>
        <w:br/>
      </w:r>
    </w:p>
    <w:p w14:paraId="06EEE242" w14:textId="77777777" w:rsidR="005C2455" w:rsidRPr="00634B98"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156ABA72" w14:textId="77777777" w:rsidR="005C2455" w:rsidRDefault="005C2455" w:rsidP="005C2455">
      <w:pPr>
        <w:bidi/>
        <w:rPr>
          <w:rFonts w:eastAsiaTheme="minorEastAsia"/>
          <w:i/>
          <w:sz w:val="20"/>
          <w:szCs w:val="20"/>
          <w:lang w:bidi="he-IL"/>
        </w:rPr>
      </w:pPr>
      <w:r w:rsidRPr="00623BEE">
        <w:rPr>
          <w:rFonts w:eastAsiaTheme="minorEastAsia"/>
          <w:i/>
          <w:sz w:val="28"/>
          <w:szCs w:val="28"/>
          <w:rtl/>
          <w:lang w:bidi="he-IL"/>
        </w:rPr>
        <w:t>שמתפשטת ל־</w:t>
      </w:r>
      <w:r w:rsidRPr="00623BEE">
        <w:rPr>
          <w:rFonts w:eastAsiaTheme="minorEastAsia"/>
          <w:i/>
          <w:sz w:val="20"/>
          <w:szCs w:val="20"/>
          <w:lang w:bidi="he-IL"/>
        </w:rPr>
        <w:t>:</w:t>
      </w:r>
      <w:r>
        <w:rPr>
          <w:rFonts w:eastAsiaTheme="minorEastAsia"/>
          <w:i/>
          <w:sz w:val="20"/>
          <w:szCs w:val="20"/>
          <w:lang w:bidi="he-IL"/>
        </w:rPr>
        <w:br/>
      </w:r>
    </w:p>
    <w:commentRangeStart w:id="14"/>
    <w:p w14:paraId="3A7F714B" w14:textId="71BC624E" w:rsidR="005C2455" w:rsidRPr="00634B98"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w:commentRangeEnd w:id="14"/>
          <m:r>
            <m:rPr>
              <m:sty m:val="p"/>
            </m:rPr>
            <w:rPr>
              <w:rStyle w:val="CommentReference"/>
              <w:rFonts w:ascii="Cambria Math" w:hAnsi="Cambria Math"/>
              <w:rtl/>
            </w:rPr>
            <w:commentReference w:id="14"/>
          </m:r>
        </m:oMath>
      </m:oMathPara>
    </w:p>
    <w:p w14:paraId="1A3610B4" w14:textId="462A27D5" w:rsidR="005C2455" w:rsidRDefault="005C2455" w:rsidP="005C2455">
      <w:pPr>
        <w:rPr>
          <w:sz w:val="28"/>
          <w:szCs w:val="28"/>
          <w:rtl/>
          <w:lang w:bidi="he-IL"/>
        </w:rPr>
      </w:pPr>
      <w:r>
        <w:rPr>
          <w:rFonts w:eastAsiaTheme="minorEastAsia"/>
          <w:i/>
          <w:sz w:val="20"/>
          <w:szCs w:val="20"/>
          <w:lang w:bidi="he-IL"/>
        </w:rPr>
        <w:br/>
      </w:r>
    </w:p>
    <w:p w14:paraId="6EB6ECD1" w14:textId="77777777" w:rsidR="005C2455" w:rsidRPr="005C2455" w:rsidRDefault="005C2455" w:rsidP="005C2455">
      <w:pPr>
        <w:bidi/>
        <w:rPr>
          <w:sz w:val="28"/>
          <w:szCs w:val="28"/>
          <w:lang w:bidi="he-IL"/>
        </w:rPr>
      </w:pPr>
    </w:p>
    <w:sectPr w:rsidR="005C2455" w:rsidRPr="005C24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y Raz" w:date="2025-07-07T14:11:00Z" w:initials="GR">
    <w:p w14:paraId="44DD57EC" w14:textId="77777777" w:rsidR="00F93789" w:rsidRDefault="00F93789" w:rsidP="00F93789">
      <w:pPr>
        <w:pStyle w:val="CommentText"/>
        <w:bidi/>
        <w:jc w:val="right"/>
      </w:pPr>
      <w:r>
        <w:rPr>
          <w:rStyle w:val="CommentReference"/>
        </w:rPr>
        <w:annotationRef/>
      </w:r>
      <w:r>
        <w:rPr>
          <w:rFonts w:hint="cs"/>
          <w:rtl/>
          <w:lang w:bidi="he-IL"/>
        </w:rPr>
        <w:t>פאדי</w:t>
      </w:r>
      <w:r>
        <w:rPr>
          <w:rtl/>
          <w:lang w:bidi="he-IL"/>
        </w:rPr>
        <w:t xml:space="preserve"> </w:t>
      </w:r>
      <w:r>
        <w:rPr>
          <w:rFonts w:hint="cs"/>
          <w:rtl/>
          <w:lang w:bidi="he-IL"/>
        </w:rPr>
        <w:t>ונאנא</w:t>
      </w:r>
      <w:r>
        <w:rPr>
          <w:rtl/>
          <w:lang w:bidi="he-IL"/>
        </w:rPr>
        <w:t>,</w:t>
      </w:r>
    </w:p>
    <w:p w14:paraId="7A82C070" w14:textId="77777777" w:rsidR="00F93789" w:rsidRDefault="00F93789" w:rsidP="00F93789">
      <w:pPr>
        <w:pStyle w:val="CommentText"/>
        <w:bidi/>
        <w:jc w:val="right"/>
      </w:pPr>
      <w:r>
        <w:rPr>
          <w:rFonts w:hint="cs"/>
          <w:rtl/>
          <w:lang w:bidi="he-IL"/>
        </w:rPr>
        <w:t>עבודה</w:t>
      </w:r>
      <w:r>
        <w:rPr>
          <w:rtl/>
          <w:lang w:bidi="he-IL"/>
        </w:rPr>
        <w:t xml:space="preserve"> </w:t>
      </w:r>
      <w:r>
        <w:rPr>
          <w:rFonts w:hint="cs"/>
          <w:rtl/>
          <w:lang w:bidi="he-IL"/>
        </w:rPr>
        <w:t>יפה</w:t>
      </w:r>
      <w:r>
        <w:rPr>
          <w:rtl/>
          <w:lang w:bidi="he-IL"/>
        </w:rPr>
        <w:t xml:space="preserve"> </w:t>
      </w:r>
      <w:r>
        <w:rPr>
          <w:rFonts w:hint="cs"/>
          <w:rtl/>
          <w:lang w:bidi="he-IL"/>
        </w:rPr>
        <w:t>ומרשימה</w:t>
      </w:r>
      <w:r>
        <w:rPr>
          <w:rtl/>
          <w:lang w:bidi="he-IL"/>
        </w:rPr>
        <w:t xml:space="preserve"> </w:t>
      </w:r>
      <w:r>
        <w:rPr>
          <w:rFonts w:hint="cs"/>
          <w:rtl/>
          <w:lang w:bidi="he-IL"/>
        </w:rPr>
        <w:t>מאוד</w:t>
      </w:r>
      <w:r>
        <w:rPr>
          <w:rtl/>
          <w:lang w:bidi="he-IL"/>
        </w:rPr>
        <w:t xml:space="preserve">. </w:t>
      </w:r>
      <w:r>
        <w:rPr>
          <w:rFonts w:hint="cs"/>
          <w:rtl/>
          <w:lang w:bidi="he-IL"/>
        </w:rPr>
        <w:t>הן</w:t>
      </w:r>
      <w:r>
        <w:rPr>
          <w:rtl/>
          <w:lang w:bidi="he-IL"/>
        </w:rPr>
        <w:t xml:space="preserve"> </w:t>
      </w:r>
      <w:r>
        <w:rPr>
          <w:rFonts w:hint="cs"/>
          <w:rtl/>
          <w:lang w:bidi="he-IL"/>
        </w:rPr>
        <w:t>בצד</w:t>
      </w:r>
      <w:r>
        <w:rPr>
          <w:rtl/>
          <w:lang w:bidi="he-IL"/>
        </w:rPr>
        <w:t xml:space="preserve"> </w:t>
      </w:r>
      <w:r>
        <w:rPr>
          <w:rFonts w:hint="cs"/>
          <w:rtl/>
          <w:lang w:bidi="he-IL"/>
        </w:rPr>
        <w:t>של</w:t>
      </w:r>
      <w:r>
        <w:rPr>
          <w:rtl/>
          <w:lang w:bidi="he-IL"/>
        </w:rPr>
        <w:t xml:space="preserve"> </w:t>
      </w:r>
      <w:r>
        <w:rPr>
          <w:rFonts w:hint="cs"/>
          <w:rtl/>
          <w:lang w:bidi="he-IL"/>
        </w:rPr>
        <w:t>התיאוריה</w:t>
      </w:r>
      <w:r>
        <w:rPr>
          <w:rtl/>
          <w:lang w:bidi="he-IL"/>
        </w:rPr>
        <w:t xml:space="preserve">, </w:t>
      </w:r>
      <w:r>
        <w:rPr>
          <w:rFonts w:hint="cs"/>
          <w:rtl/>
          <w:lang w:bidi="he-IL"/>
        </w:rPr>
        <w:t>הן</w:t>
      </w:r>
      <w:r>
        <w:rPr>
          <w:rtl/>
          <w:lang w:bidi="he-IL"/>
        </w:rPr>
        <w:t xml:space="preserve"> </w:t>
      </w:r>
      <w:r>
        <w:rPr>
          <w:rFonts w:hint="cs"/>
          <w:rtl/>
          <w:lang w:bidi="he-IL"/>
        </w:rPr>
        <w:t>בצד</w:t>
      </w:r>
      <w:r>
        <w:rPr>
          <w:rtl/>
          <w:lang w:bidi="he-IL"/>
        </w:rPr>
        <w:t xml:space="preserve"> </w:t>
      </w:r>
      <w:r>
        <w:rPr>
          <w:rFonts w:hint="cs"/>
          <w:rtl/>
          <w:lang w:bidi="he-IL"/>
        </w:rPr>
        <w:t>של</w:t>
      </w:r>
      <w:r>
        <w:rPr>
          <w:rtl/>
          <w:lang w:bidi="he-IL"/>
        </w:rPr>
        <w:t xml:space="preserve"> </w:t>
      </w:r>
      <w:r>
        <w:rPr>
          <w:rFonts w:hint="cs"/>
          <w:rtl/>
          <w:lang w:bidi="he-IL"/>
        </w:rPr>
        <w:t>הסימולציה</w:t>
      </w:r>
      <w:r>
        <w:rPr>
          <w:rtl/>
          <w:lang w:bidi="he-IL"/>
        </w:rPr>
        <w:t xml:space="preserve"> </w:t>
      </w:r>
      <w:r>
        <w:rPr>
          <w:rFonts w:hint="cs"/>
          <w:rtl/>
          <w:lang w:bidi="he-IL"/>
        </w:rPr>
        <w:t>והן</w:t>
      </w:r>
      <w:r>
        <w:rPr>
          <w:rtl/>
          <w:lang w:bidi="he-IL"/>
        </w:rPr>
        <w:t xml:space="preserve"> </w:t>
      </w:r>
      <w:r>
        <w:rPr>
          <w:rFonts w:hint="cs"/>
          <w:rtl/>
          <w:lang w:bidi="he-IL"/>
        </w:rPr>
        <w:t>בניסוי</w:t>
      </w:r>
      <w:r>
        <w:rPr>
          <w:rtl/>
          <w:lang w:bidi="he-IL"/>
        </w:rPr>
        <w:t>.</w:t>
      </w:r>
    </w:p>
    <w:p w14:paraId="5CE3EF23" w14:textId="77777777" w:rsidR="00F93789" w:rsidRDefault="00F93789" w:rsidP="00F93789">
      <w:pPr>
        <w:pStyle w:val="CommentText"/>
        <w:bidi/>
        <w:jc w:val="right"/>
      </w:pPr>
      <w:r>
        <w:rPr>
          <w:rFonts w:hint="cs"/>
          <w:rtl/>
          <w:lang w:bidi="he-IL"/>
        </w:rPr>
        <w:t>כל</w:t>
      </w:r>
      <w:r>
        <w:rPr>
          <w:rtl/>
          <w:lang w:bidi="he-IL"/>
        </w:rPr>
        <w:t xml:space="preserve"> </w:t>
      </w:r>
      <w:r>
        <w:rPr>
          <w:rFonts w:hint="cs"/>
          <w:rtl/>
          <w:lang w:bidi="he-IL"/>
        </w:rPr>
        <w:t>הכבוד</w:t>
      </w:r>
      <w:r>
        <w:rPr>
          <w:rtl/>
          <w:lang w:bidi="he-IL"/>
        </w:rPr>
        <w:t>!</w:t>
      </w:r>
    </w:p>
  </w:comment>
  <w:comment w:id="1" w:author="Guy Raz" w:date="2025-07-07T13:44:00Z" w:initials="GR">
    <w:p w14:paraId="4F5308FD" w14:textId="581F4FC0" w:rsidR="00A8750C" w:rsidRDefault="00A8750C" w:rsidP="00A8750C">
      <w:pPr>
        <w:pStyle w:val="CommentText"/>
        <w:bidi/>
        <w:jc w:val="right"/>
      </w:pPr>
      <w:r>
        <w:rPr>
          <w:rStyle w:val="CommentReference"/>
        </w:rPr>
        <w:annotationRef/>
      </w:r>
      <w:r>
        <w:rPr>
          <w:rFonts w:hint="cs"/>
          <w:rtl/>
          <w:lang w:bidi="he-IL"/>
        </w:rPr>
        <w:t>שינויי</w:t>
      </w:r>
      <w:r>
        <w:rPr>
          <w:rtl/>
          <w:lang w:bidi="he-IL"/>
        </w:rPr>
        <w:t xml:space="preserve"> </w:t>
      </w:r>
      <w:r>
        <w:rPr>
          <w:rFonts w:hint="cs"/>
          <w:rtl/>
          <w:lang w:bidi="he-IL"/>
        </w:rPr>
        <w:t>מסות</w:t>
      </w:r>
      <w:r>
        <w:rPr>
          <w:rtl/>
          <w:lang w:bidi="he-IL"/>
        </w:rPr>
        <w:t xml:space="preserve"> </w:t>
      </w:r>
      <w:r>
        <w:rPr>
          <w:rFonts w:hint="cs"/>
          <w:rtl/>
          <w:lang w:bidi="he-IL"/>
        </w:rPr>
        <w:t>ואורכי</w:t>
      </w:r>
      <w:r>
        <w:rPr>
          <w:rtl/>
          <w:lang w:bidi="he-IL"/>
        </w:rPr>
        <w:t xml:space="preserve"> </w:t>
      </w:r>
      <w:r>
        <w:rPr>
          <w:rFonts w:hint="cs"/>
          <w:rtl/>
          <w:lang w:bidi="he-IL"/>
        </w:rPr>
        <w:t>הזרועות</w:t>
      </w:r>
      <w:r>
        <w:rPr>
          <w:rtl/>
          <w:lang w:bidi="he-IL"/>
        </w:rPr>
        <w:t xml:space="preserve"> </w:t>
      </w:r>
      <w:r>
        <w:rPr>
          <w:rFonts w:hint="cs"/>
          <w:rtl/>
          <w:lang w:bidi="he-IL"/>
        </w:rPr>
        <w:t>לא</w:t>
      </w:r>
      <w:r>
        <w:rPr>
          <w:rtl/>
          <w:lang w:bidi="he-IL"/>
        </w:rPr>
        <w:t xml:space="preserve"> </w:t>
      </w:r>
      <w:r>
        <w:rPr>
          <w:rFonts w:hint="cs"/>
          <w:rtl/>
          <w:lang w:bidi="he-IL"/>
        </w:rPr>
        <w:t>ממש</w:t>
      </w:r>
      <w:r>
        <w:rPr>
          <w:rtl/>
          <w:lang w:bidi="he-IL"/>
        </w:rPr>
        <w:t xml:space="preserve"> </w:t>
      </w:r>
      <w:r>
        <w:rPr>
          <w:rFonts w:hint="cs"/>
          <w:rtl/>
          <w:lang w:bidi="he-IL"/>
        </w:rPr>
        <w:t>נבחנו</w:t>
      </w:r>
      <w:r>
        <w:rPr>
          <w:rtl/>
          <w:lang w:bidi="he-IL"/>
        </w:rPr>
        <w:t xml:space="preserve"> </w:t>
      </w:r>
      <w:r>
        <w:rPr>
          <w:rFonts w:hint="cs"/>
          <w:rtl/>
          <w:lang w:bidi="he-IL"/>
        </w:rPr>
        <w:t>במסגרת</w:t>
      </w:r>
      <w:r>
        <w:rPr>
          <w:rtl/>
          <w:lang w:bidi="he-IL"/>
        </w:rPr>
        <w:t xml:space="preserve"> </w:t>
      </w:r>
      <w:r>
        <w:rPr>
          <w:rFonts w:hint="cs"/>
          <w:rtl/>
          <w:lang w:bidi="he-IL"/>
        </w:rPr>
        <w:t>העבודה</w:t>
      </w:r>
      <w:r>
        <w:rPr>
          <w:rtl/>
          <w:lang w:bidi="he-IL"/>
        </w:rPr>
        <w:t>.</w:t>
      </w:r>
    </w:p>
  </w:comment>
  <w:comment w:id="2" w:author="Guy Raz" w:date="2025-07-07T13:44:00Z" w:initials="GR">
    <w:p w14:paraId="10301AA7" w14:textId="77777777" w:rsidR="00A8750C" w:rsidRDefault="00A8750C" w:rsidP="00A8750C">
      <w:pPr>
        <w:pStyle w:val="CommentText"/>
      </w:pPr>
      <w:r>
        <w:rPr>
          <w:rStyle w:val="CommentReference"/>
        </w:rPr>
        <w:annotationRef/>
      </w:r>
      <w:r>
        <w:rPr>
          <w:rFonts w:hint="cs"/>
          <w:rtl/>
          <w:lang w:bidi="he-IL"/>
        </w:rPr>
        <w:t>כאן</w:t>
      </w:r>
      <w:r>
        <w:rPr>
          <w:rtl/>
          <w:lang w:bidi="he-IL"/>
        </w:rPr>
        <w:t xml:space="preserve"> </w:t>
      </w:r>
      <w:r>
        <w:rPr>
          <w:rFonts w:hint="cs"/>
          <w:rtl/>
          <w:lang w:bidi="he-IL"/>
        </w:rPr>
        <w:t>היה</w:t>
      </w:r>
      <w:r>
        <w:rPr>
          <w:rtl/>
          <w:lang w:bidi="he-IL"/>
        </w:rPr>
        <w:t xml:space="preserve"> </w:t>
      </w:r>
      <w:r>
        <w:rPr>
          <w:rFonts w:hint="cs"/>
          <w:rtl/>
          <w:lang w:bidi="he-IL"/>
        </w:rPr>
        <w:t>כדאי</w:t>
      </w:r>
      <w:r>
        <w:rPr>
          <w:rtl/>
          <w:lang w:bidi="he-IL"/>
        </w:rPr>
        <w:t xml:space="preserve"> </w:t>
      </w:r>
      <w:r>
        <w:rPr>
          <w:rFonts w:hint="cs"/>
          <w:rtl/>
          <w:lang w:bidi="he-IL"/>
        </w:rPr>
        <w:t>לצטט</w:t>
      </w:r>
      <w:r>
        <w:rPr>
          <w:rtl/>
          <w:lang w:bidi="he-IL"/>
        </w:rPr>
        <w:t xml:space="preserve"> </w:t>
      </w:r>
      <w:r>
        <w:rPr>
          <w:rFonts w:hint="cs"/>
          <w:rtl/>
          <w:lang w:bidi="he-IL"/>
        </w:rPr>
        <w:t>רפרנס</w:t>
      </w:r>
    </w:p>
  </w:comment>
  <w:comment w:id="4" w:author="Guy Raz" w:date="2025-06-11T14:15:00Z" w:initials="GR">
    <w:p w14:paraId="60D845EC" w14:textId="27C152E4" w:rsidR="0091663F" w:rsidRDefault="0091663F" w:rsidP="0091663F">
      <w:pPr>
        <w:pStyle w:val="CommentText"/>
        <w:bidi/>
        <w:jc w:val="right"/>
      </w:pPr>
      <w:r>
        <w:rPr>
          <w:rStyle w:val="CommentReference"/>
        </w:rPr>
        <w:annotationRef/>
      </w:r>
      <w:r>
        <w:rPr>
          <w:rFonts w:hint="cs"/>
          <w:rtl/>
          <w:lang w:bidi="he-IL"/>
        </w:rPr>
        <w:t>ומה</w:t>
      </w:r>
      <w:r>
        <w:rPr>
          <w:rtl/>
          <w:lang w:bidi="he-IL"/>
        </w:rPr>
        <w:t xml:space="preserve"> </w:t>
      </w:r>
      <w:r>
        <w:rPr>
          <w:rFonts w:hint="cs"/>
          <w:rtl/>
          <w:lang w:bidi="he-IL"/>
        </w:rPr>
        <w:t>עם</w:t>
      </w:r>
      <w:r>
        <w:rPr>
          <w:rtl/>
          <w:lang w:bidi="he-IL"/>
        </w:rPr>
        <w:t xml:space="preserve"> </w:t>
      </w:r>
      <w:r>
        <w:t>theta1</w:t>
      </w:r>
    </w:p>
  </w:comment>
  <w:comment w:id="5" w:author="Guy Raz" w:date="2025-06-11T14:15:00Z" w:initials="GR">
    <w:p w14:paraId="3EC08BC5" w14:textId="01C51692" w:rsidR="0091663F" w:rsidRDefault="0091663F" w:rsidP="0091663F">
      <w:pPr>
        <w:pStyle w:val="CommentText"/>
        <w:bidi/>
        <w:jc w:val="right"/>
      </w:pPr>
      <w:r>
        <w:rPr>
          <w:rStyle w:val="CommentReference"/>
        </w:rPr>
        <w:annotationRef/>
      </w:r>
      <w:r>
        <w:rPr>
          <w:rFonts w:hint="cs"/>
          <w:rtl/>
          <w:lang w:bidi="he-IL"/>
        </w:rPr>
        <w:t>נראה</w:t>
      </w:r>
      <w:r>
        <w:rPr>
          <w:rtl/>
          <w:lang w:bidi="he-IL"/>
        </w:rPr>
        <w:t xml:space="preserve"> </w:t>
      </w:r>
      <w:r>
        <w:rPr>
          <w:rFonts w:hint="cs"/>
          <w:rtl/>
          <w:lang w:bidi="he-IL"/>
        </w:rPr>
        <w:t>שהפיתוח</w:t>
      </w:r>
      <w:r>
        <w:rPr>
          <w:rtl/>
          <w:lang w:bidi="he-IL"/>
        </w:rPr>
        <w:t xml:space="preserve"> </w:t>
      </w:r>
      <w:r>
        <w:rPr>
          <w:rFonts w:hint="cs"/>
          <w:rtl/>
          <w:lang w:bidi="he-IL"/>
        </w:rPr>
        <w:t>המלא</w:t>
      </w:r>
      <w:r>
        <w:rPr>
          <w:rtl/>
          <w:lang w:bidi="he-IL"/>
        </w:rPr>
        <w:t xml:space="preserve"> </w:t>
      </w:r>
      <w:r>
        <w:rPr>
          <w:rFonts w:hint="cs"/>
          <w:rtl/>
          <w:lang w:bidi="he-IL"/>
        </w:rPr>
        <w:t>מיותר</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אפשר</w:t>
      </w:r>
      <w:r>
        <w:rPr>
          <w:rtl/>
          <w:lang w:bidi="he-IL"/>
        </w:rPr>
        <w:t xml:space="preserve"> </w:t>
      </w:r>
      <w:r>
        <w:rPr>
          <w:rFonts w:hint="cs"/>
          <w:rtl/>
          <w:lang w:bidi="he-IL"/>
        </w:rPr>
        <w:t>להעביר</w:t>
      </w:r>
      <w:r>
        <w:rPr>
          <w:rtl/>
          <w:lang w:bidi="he-IL"/>
        </w:rPr>
        <w:t xml:space="preserve"> </w:t>
      </w:r>
      <w:r>
        <w:rPr>
          <w:rFonts w:hint="cs"/>
          <w:rtl/>
          <w:lang w:bidi="he-IL"/>
        </w:rPr>
        <w:t>אותו</w:t>
      </w:r>
      <w:r>
        <w:rPr>
          <w:rtl/>
          <w:lang w:bidi="he-IL"/>
        </w:rPr>
        <w:t xml:space="preserve"> </w:t>
      </w:r>
      <w:r>
        <w:rPr>
          <w:rFonts w:hint="cs"/>
          <w:rtl/>
          <w:lang w:bidi="he-IL"/>
        </w:rPr>
        <w:t>לנספח</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לרשום</w:t>
      </w:r>
      <w:r>
        <w:rPr>
          <w:rtl/>
          <w:lang w:bidi="he-IL"/>
        </w:rPr>
        <w:t xml:space="preserve"> </w:t>
      </w:r>
      <w:r>
        <w:rPr>
          <w:rFonts w:hint="cs"/>
          <w:rtl/>
          <w:lang w:bidi="he-IL"/>
        </w:rPr>
        <w:t>רק</w:t>
      </w:r>
      <w:r>
        <w:rPr>
          <w:rtl/>
          <w:lang w:bidi="he-IL"/>
        </w:rPr>
        <w:t xml:space="preserve"> </w:t>
      </w:r>
      <w:r>
        <w:rPr>
          <w:rFonts w:hint="cs"/>
          <w:rtl/>
          <w:lang w:bidi="he-IL"/>
        </w:rPr>
        <w:t>את</w:t>
      </w:r>
      <w:r>
        <w:rPr>
          <w:rtl/>
          <w:lang w:bidi="he-IL"/>
        </w:rPr>
        <w:t xml:space="preserve"> </w:t>
      </w:r>
      <w:r>
        <w:rPr>
          <w:rFonts w:hint="cs"/>
          <w:rtl/>
          <w:lang w:bidi="he-IL"/>
        </w:rPr>
        <w:t>התוצאה</w:t>
      </w:r>
      <w:r>
        <w:rPr>
          <w:rtl/>
          <w:lang w:bidi="he-IL"/>
        </w:rPr>
        <w:t xml:space="preserve">. </w:t>
      </w:r>
      <w:r>
        <w:rPr>
          <w:rFonts w:hint="cs"/>
          <w:rtl/>
          <w:lang w:bidi="he-IL"/>
        </w:rPr>
        <w:t>מאחר</w:t>
      </w:r>
      <w:r>
        <w:rPr>
          <w:rtl/>
          <w:lang w:bidi="he-IL"/>
        </w:rPr>
        <w:t xml:space="preserve"> </w:t>
      </w:r>
      <w:r>
        <w:rPr>
          <w:rFonts w:hint="cs"/>
          <w:rtl/>
          <w:lang w:bidi="he-IL"/>
        </w:rPr>
        <w:t>ואתם</w:t>
      </w:r>
      <w:r>
        <w:rPr>
          <w:rtl/>
          <w:lang w:bidi="he-IL"/>
        </w:rPr>
        <w:t xml:space="preserve"> </w:t>
      </w:r>
      <w:r>
        <w:rPr>
          <w:rFonts w:hint="cs"/>
          <w:rtl/>
          <w:lang w:bidi="he-IL"/>
        </w:rPr>
        <w:t>לא</w:t>
      </w:r>
      <w:r>
        <w:rPr>
          <w:rtl/>
          <w:lang w:bidi="he-IL"/>
        </w:rPr>
        <w:t xml:space="preserve"> </w:t>
      </w:r>
      <w:r>
        <w:rPr>
          <w:rFonts w:hint="cs"/>
          <w:rtl/>
          <w:lang w:bidi="he-IL"/>
        </w:rPr>
        <w:t>הראשונים</w:t>
      </w:r>
      <w:r>
        <w:rPr>
          <w:rtl/>
          <w:lang w:bidi="he-IL"/>
        </w:rPr>
        <w:t xml:space="preserve"> </w:t>
      </w:r>
      <w:r>
        <w:rPr>
          <w:rFonts w:hint="cs"/>
          <w:rtl/>
          <w:lang w:bidi="he-IL"/>
        </w:rPr>
        <w:t>שמבצעים</w:t>
      </w:r>
      <w:r>
        <w:rPr>
          <w:rtl/>
          <w:lang w:bidi="he-IL"/>
        </w:rPr>
        <w:t xml:space="preserve"> </w:t>
      </w:r>
      <w:r>
        <w:rPr>
          <w:rFonts w:hint="cs"/>
          <w:rtl/>
          <w:lang w:bidi="he-IL"/>
        </w:rPr>
        <w:t>את</w:t>
      </w:r>
      <w:r>
        <w:rPr>
          <w:rtl/>
          <w:lang w:bidi="he-IL"/>
        </w:rPr>
        <w:t xml:space="preserve"> </w:t>
      </w:r>
      <w:r>
        <w:rPr>
          <w:rFonts w:hint="cs"/>
          <w:rtl/>
          <w:lang w:bidi="he-IL"/>
        </w:rPr>
        <w:t>הפיתוח</w:t>
      </w:r>
      <w:r>
        <w:rPr>
          <w:rtl/>
          <w:lang w:bidi="he-IL"/>
        </w:rPr>
        <w:t xml:space="preserve"> </w:t>
      </w:r>
      <w:r>
        <w:rPr>
          <w:rFonts w:hint="cs"/>
          <w:rtl/>
          <w:lang w:bidi="he-IL"/>
        </w:rPr>
        <w:t>יש</w:t>
      </w:r>
      <w:r>
        <w:rPr>
          <w:rtl/>
          <w:lang w:bidi="he-IL"/>
        </w:rPr>
        <w:t xml:space="preserve"> </w:t>
      </w:r>
      <w:r>
        <w:rPr>
          <w:rFonts w:hint="cs"/>
          <w:rtl/>
          <w:lang w:bidi="he-IL"/>
        </w:rPr>
        <w:t>לצטט</w:t>
      </w:r>
      <w:r>
        <w:rPr>
          <w:rtl/>
          <w:lang w:bidi="he-IL"/>
        </w:rPr>
        <w:t xml:space="preserve"> </w:t>
      </w:r>
      <w:r>
        <w:rPr>
          <w:rFonts w:hint="cs"/>
          <w:rtl/>
          <w:lang w:bidi="he-IL"/>
        </w:rPr>
        <w:t>מקור</w:t>
      </w:r>
      <w:r>
        <w:rPr>
          <w:rtl/>
          <w:lang w:bidi="he-IL"/>
        </w:rPr>
        <w:t xml:space="preserve"> </w:t>
      </w:r>
      <w:r>
        <w:rPr>
          <w:rFonts w:hint="cs"/>
          <w:rtl/>
          <w:lang w:bidi="he-IL"/>
        </w:rPr>
        <w:t>שבוא</w:t>
      </w:r>
      <w:r>
        <w:rPr>
          <w:rtl/>
          <w:lang w:bidi="he-IL"/>
        </w:rPr>
        <w:t xml:space="preserve"> </w:t>
      </w:r>
      <w:r>
        <w:rPr>
          <w:rFonts w:hint="cs"/>
          <w:rtl/>
          <w:lang w:bidi="he-IL"/>
        </w:rPr>
        <w:t>אפשר</w:t>
      </w:r>
      <w:r>
        <w:rPr>
          <w:rtl/>
          <w:lang w:bidi="he-IL"/>
        </w:rPr>
        <w:t xml:space="preserve"> </w:t>
      </w:r>
      <w:r>
        <w:rPr>
          <w:rFonts w:hint="cs"/>
          <w:rtl/>
          <w:lang w:bidi="he-IL"/>
        </w:rPr>
        <w:t>למצוא</w:t>
      </w:r>
      <w:r>
        <w:rPr>
          <w:rtl/>
          <w:lang w:bidi="he-IL"/>
        </w:rPr>
        <w:t xml:space="preserve"> </w:t>
      </w:r>
      <w:r>
        <w:rPr>
          <w:rFonts w:hint="cs"/>
          <w:rtl/>
          <w:lang w:bidi="he-IL"/>
        </w:rPr>
        <w:t>את</w:t>
      </w:r>
      <w:r>
        <w:rPr>
          <w:rtl/>
          <w:lang w:bidi="he-IL"/>
        </w:rPr>
        <w:t xml:space="preserve"> </w:t>
      </w:r>
      <w:r>
        <w:rPr>
          <w:rFonts w:hint="cs"/>
          <w:rtl/>
          <w:lang w:bidi="he-IL"/>
        </w:rPr>
        <w:t>אותה</w:t>
      </w:r>
      <w:r>
        <w:rPr>
          <w:rtl/>
          <w:lang w:bidi="he-IL"/>
        </w:rPr>
        <w:t xml:space="preserve"> </w:t>
      </w:r>
      <w:r>
        <w:rPr>
          <w:rFonts w:hint="cs"/>
          <w:rtl/>
          <w:lang w:bidi="he-IL"/>
        </w:rPr>
        <w:t>נוסחה</w:t>
      </w:r>
      <w:r>
        <w:rPr>
          <w:rtl/>
          <w:lang w:bidi="he-IL"/>
        </w:rPr>
        <w:t>.</w:t>
      </w:r>
    </w:p>
  </w:comment>
  <w:comment w:id="6" w:author="Guy Raz" w:date="2025-07-07T14:00:00Z" w:initials="GR">
    <w:p w14:paraId="123C95FE" w14:textId="77777777" w:rsidR="003E3030" w:rsidRDefault="003E3030" w:rsidP="003E3030">
      <w:pPr>
        <w:pStyle w:val="CommentText"/>
        <w:bidi/>
        <w:jc w:val="right"/>
      </w:pPr>
      <w:r>
        <w:rPr>
          <w:rStyle w:val="CommentReference"/>
        </w:rPr>
        <w:annotationRef/>
      </w:r>
      <w:r>
        <w:rPr>
          <w:rFonts w:hint="cs"/>
          <w:rtl/>
          <w:lang w:bidi="he-IL"/>
        </w:rPr>
        <w:t>מהקוד</w:t>
      </w:r>
      <w:r>
        <w:rPr>
          <w:rtl/>
          <w:lang w:bidi="he-IL"/>
        </w:rPr>
        <w:t xml:space="preserve"> </w:t>
      </w:r>
      <w:r>
        <w:rPr>
          <w:rFonts w:hint="cs"/>
          <w:rtl/>
          <w:lang w:bidi="he-IL"/>
        </w:rPr>
        <w:t>נראה</w:t>
      </w:r>
      <w:r>
        <w:rPr>
          <w:rtl/>
          <w:lang w:bidi="he-IL"/>
        </w:rPr>
        <w:t xml:space="preserve"> </w:t>
      </w:r>
      <w:r>
        <w:rPr>
          <w:rFonts w:hint="cs"/>
          <w:rtl/>
          <w:lang w:bidi="he-IL"/>
        </w:rPr>
        <w:t>שהוספתם</w:t>
      </w:r>
      <w:r>
        <w:rPr>
          <w:rtl/>
          <w:lang w:bidi="he-IL"/>
        </w:rPr>
        <w:t xml:space="preserve"> 0.1 </w:t>
      </w:r>
      <w:r>
        <w:rPr>
          <w:rFonts w:hint="cs"/>
          <w:rtl/>
          <w:lang w:bidi="he-IL"/>
        </w:rPr>
        <w:t>מעלה</w:t>
      </w:r>
      <w:r>
        <w:rPr>
          <w:rtl/>
          <w:lang w:bidi="he-IL"/>
        </w:rPr>
        <w:t xml:space="preserve"> </w:t>
      </w:r>
      <w:r>
        <w:rPr>
          <w:rFonts w:hint="cs"/>
          <w:rtl/>
          <w:lang w:bidi="he-IL"/>
        </w:rPr>
        <w:t>על</w:t>
      </w:r>
      <w:r>
        <w:rPr>
          <w:rtl/>
          <w:lang w:bidi="he-IL"/>
        </w:rPr>
        <w:t xml:space="preserve"> </w:t>
      </w:r>
      <w:r>
        <w:rPr>
          <w:rFonts w:hint="cs"/>
          <w:rtl/>
          <w:lang w:bidi="he-IL"/>
        </w:rPr>
        <w:t>ידי</w:t>
      </w:r>
      <w:r>
        <w:rPr>
          <w:rtl/>
          <w:lang w:bidi="he-IL"/>
        </w:rPr>
        <w:t xml:space="preserve"> </w:t>
      </w:r>
      <w:r>
        <w:rPr>
          <w:rFonts w:hint="cs"/>
          <w:rtl/>
          <w:lang w:bidi="he-IL"/>
        </w:rPr>
        <w:t>הפונקציה</w:t>
      </w:r>
      <w:r>
        <w:rPr>
          <w:rtl/>
          <w:lang w:bidi="he-IL"/>
        </w:rPr>
        <w:t xml:space="preserve"> </w:t>
      </w:r>
      <w:r>
        <w:rPr>
          <w:rtl/>
          <w:lang w:bidi="he-IL"/>
        </w:rPr>
        <w:br/>
      </w:r>
      <w:r>
        <w:rPr>
          <w:color w:val="000000"/>
          <w:highlight w:val="white"/>
        </w:rPr>
        <w:t>delta = np.deg2rad(</w:t>
      </w:r>
      <w:r>
        <w:rPr>
          <w:color w:val="116644"/>
          <w:highlight w:val="white"/>
        </w:rPr>
        <w:t>0.1</w:t>
      </w:r>
      <w:r>
        <w:rPr>
          <w:color w:val="000000"/>
          <w:highlight w:val="white"/>
        </w:rPr>
        <w:t>)</w:t>
      </w:r>
    </w:p>
    <w:p w14:paraId="5BA4A24A" w14:textId="77777777" w:rsidR="003E3030" w:rsidRDefault="003E3030" w:rsidP="003E3030">
      <w:pPr>
        <w:pStyle w:val="CommentText"/>
        <w:bidi/>
        <w:jc w:val="right"/>
      </w:pPr>
      <w:r>
        <w:rPr>
          <w:rFonts w:hint="cs"/>
          <w:color w:val="000000"/>
          <w:highlight w:val="white"/>
          <w:rtl/>
          <w:lang w:bidi="he-IL"/>
        </w:rPr>
        <w:t>זה</w:t>
      </w:r>
      <w:r>
        <w:rPr>
          <w:color w:val="000000"/>
          <w:highlight w:val="white"/>
          <w:rtl/>
          <w:lang w:bidi="he-IL"/>
        </w:rPr>
        <w:t xml:space="preserve"> </w:t>
      </w:r>
      <w:r>
        <w:rPr>
          <w:rFonts w:hint="cs"/>
          <w:color w:val="000000"/>
          <w:highlight w:val="white"/>
          <w:rtl/>
          <w:lang w:bidi="he-IL"/>
        </w:rPr>
        <w:t>יותר</w:t>
      </w:r>
      <w:r>
        <w:rPr>
          <w:color w:val="000000"/>
          <w:highlight w:val="white"/>
          <w:rtl/>
          <w:lang w:bidi="he-IL"/>
        </w:rPr>
        <w:t xml:space="preserve"> </w:t>
      </w:r>
      <w:r>
        <w:rPr>
          <w:rFonts w:hint="cs"/>
          <w:color w:val="000000"/>
          <w:highlight w:val="white"/>
          <w:rtl/>
          <w:lang w:bidi="he-IL"/>
        </w:rPr>
        <w:t>קרוב</w:t>
      </w:r>
      <w:r>
        <w:rPr>
          <w:color w:val="000000"/>
          <w:highlight w:val="white"/>
          <w:rtl/>
          <w:lang w:bidi="he-IL"/>
        </w:rPr>
        <w:t xml:space="preserve"> </w:t>
      </w:r>
      <w:r>
        <w:rPr>
          <w:rFonts w:hint="cs"/>
          <w:color w:val="000000"/>
          <w:highlight w:val="white"/>
          <w:rtl/>
          <w:lang w:bidi="he-IL"/>
        </w:rPr>
        <w:t>ל</w:t>
      </w:r>
      <w:r>
        <w:rPr>
          <w:color w:val="000000"/>
          <w:highlight w:val="white"/>
          <w:rtl/>
          <w:lang w:bidi="he-IL"/>
        </w:rPr>
        <w:t xml:space="preserve">-0.0017 </w:t>
      </w:r>
      <w:r>
        <w:rPr>
          <w:rFonts w:hint="cs"/>
          <w:color w:val="000000"/>
          <w:highlight w:val="white"/>
          <w:rtl/>
          <w:lang w:bidi="he-IL"/>
        </w:rPr>
        <w:t>רדיאן</w:t>
      </w:r>
    </w:p>
  </w:comment>
  <w:comment w:id="7" w:author="Guy Raz" w:date="2025-07-07T14:04:00Z" w:initials="GR">
    <w:p w14:paraId="4245AF19" w14:textId="77777777" w:rsidR="00F93789" w:rsidRDefault="00F93789" w:rsidP="00F93789">
      <w:pPr>
        <w:pStyle w:val="CommentText"/>
      </w:pPr>
      <w:r>
        <w:rPr>
          <w:rStyle w:val="CommentReference"/>
        </w:rPr>
        <w:annotationRef/>
      </w:r>
      <w:r>
        <w:rPr>
          <w:rtl/>
          <w:lang w:bidi="he-IL"/>
        </w:rPr>
        <w:t>?</w:t>
      </w:r>
    </w:p>
  </w:comment>
  <w:comment w:id="9" w:author="Guy Raz" w:date="2025-07-07T14:04:00Z" w:initials="GR">
    <w:p w14:paraId="72CF2FD8" w14:textId="77777777" w:rsidR="002F26F5" w:rsidRDefault="002F26F5" w:rsidP="002F26F5">
      <w:pPr>
        <w:pStyle w:val="CommentText"/>
      </w:pPr>
      <w:r>
        <w:rPr>
          <w:rStyle w:val="CommentReference"/>
        </w:rPr>
        <w:annotationRef/>
      </w:r>
      <w:r>
        <w:rPr>
          <w:rtl/>
          <w:lang w:bidi="he-IL"/>
        </w:rPr>
        <w:t>?</w:t>
      </w:r>
    </w:p>
  </w:comment>
  <w:comment w:id="8" w:author="Guy Raz" w:date="2025-07-07T14:04:00Z" w:initials="GR">
    <w:p w14:paraId="765A92B4" w14:textId="77777777" w:rsidR="00F93789" w:rsidRDefault="00F93789" w:rsidP="00F93789">
      <w:pPr>
        <w:pStyle w:val="CommentText"/>
      </w:pPr>
      <w:r>
        <w:rPr>
          <w:rStyle w:val="CommentReference"/>
        </w:rPr>
        <w:annotationRef/>
      </w:r>
      <w:r>
        <w:rPr>
          <w:rtl/>
          <w:lang w:bidi="he-IL"/>
        </w:rPr>
        <w:t>?</w:t>
      </w:r>
    </w:p>
  </w:comment>
  <w:comment w:id="10" w:author="Guy Raz" w:date="2025-07-07T14:06:00Z" w:initials="GR">
    <w:p w14:paraId="406D4A30" w14:textId="77777777" w:rsidR="00F93789" w:rsidRDefault="00F93789" w:rsidP="00F93789">
      <w:pPr>
        <w:pStyle w:val="CommentText"/>
      </w:pPr>
      <w:r>
        <w:rPr>
          <w:rStyle w:val="CommentReference"/>
        </w:rPr>
        <w:annotationRef/>
      </w:r>
      <w:r>
        <w:rPr>
          <w:rFonts w:hint="cs"/>
          <w:rtl/>
          <w:lang w:bidi="he-IL"/>
        </w:rPr>
        <w:t>הייתי</w:t>
      </w:r>
      <w:r>
        <w:rPr>
          <w:rtl/>
          <w:lang w:bidi="he-IL"/>
        </w:rPr>
        <w:t xml:space="preserve"> </w:t>
      </w:r>
      <w:r>
        <w:rPr>
          <w:rFonts w:hint="cs"/>
          <w:rtl/>
          <w:lang w:bidi="he-IL"/>
        </w:rPr>
        <w:t>אומר</w:t>
      </w:r>
      <w:r>
        <w:rPr>
          <w:rtl/>
          <w:lang w:bidi="he-IL"/>
        </w:rPr>
        <w:t xml:space="preserve"> </w:t>
      </w:r>
      <w:r>
        <w:rPr>
          <w:rFonts w:hint="cs"/>
          <w:rtl/>
          <w:lang w:bidi="he-IL"/>
        </w:rPr>
        <w:t>שגרף</w:t>
      </w:r>
      <w:r>
        <w:rPr>
          <w:rtl/>
          <w:lang w:bidi="he-IL"/>
        </w:rPr>
        <w:t xml:space="preserve"> </w:t>
      </w:r>
      <w:r>
        <w:rPr>
          <w:rFonts w:hint="cs"/>
          <w:rtl/>
          <w:lang w:bidi="he-IL"/>
        </w:rPr>
        <w:t>אחד</w:t>
      </w:r>
      <w:r>
        <w:rPr>
          <w:rtl/>
          <w:lang w:bidi="he-IL"/>
        </w:rPr>
        <w:t xml:space="preserve"> </w:t>
      </w:r>
      <w:r>
        <w:rPr>
          <w:rFonts w:hint="cs"/>
          <w:rtl/>
          <w:lang w:bidi="he-IL"/>
        </w:rPr>
        <w:t>הוא</w:t>
      </w:r>
      <w:r>
        <w:rPr>
          <w:rtl/>
          <w:lang w:bidi="he-IL"/>
        </w:rPr>
        <w:t xml:space="preserve"> </w:t>
      </w:r>
      <w:r>
        <w:rPr>
          <w:rFonts w:hint="cs"/>
          <w:rtl/>
          <w:lang w:bidi="he-IL"/>
        </w:rPr>
        <w:t>יותר</w:t>
      </w:r>
      <w:r>
        <w:rPr>
          <w:rtl/>
          <w:lang w:bidi="he-IL"/>
        </w:rPr>
        <w:t xml:space="preserve"> </w:t>
      </w:r>
      <w:r>
        <w:rPr>
          <w:rFonts w:hint="cs"/>
          <w:rtl/>
          <w:lang w:bidi="he-IL"/>
        </w:rPr>
        <w:t>יציב</w:t>
      </w:r>
      <w:r>
        <w:rPr>
          <w:rtl/>
          <w:lang w:bidi="he-IL"/>
        </w:rPr>
        <w:t xml:space="preserve">. </w:t>
      </w:r>
      <w:r>
        <w:rPr>
          <w:rFonts w:hint="cs"/>
          <w:rtl/>
          <w:lang w:bidi="he-IL"/>
        </w:rPr>
        <w:t>קשה</w:t>
      </w:r>
      <w:r>
        <w:rPr>
          <w:rtl/>
          <w:lang w:bidi="he-IL"/>
        </w:rPr>
        <w:t xml:space="preserve"> </w:t>
      </w:r>
      <w:r>
        <w:rPr>
          <w:rFonts w:hint="cs"/>
          <w:rtl/>
          <w:lang w:bidi="he-IL"/>
        </w:rPr>
        <w:t>להגיד</w:t>
      </w:r>
      <w:r>
        <w:rPr>
          <w:rtl/>
          <w:lang w:bidi="he-IL"/>
        </w:rPr>
        <w:t xml:space="preserve"> </w:t>
      </w:r>
      <w:r>
        <w:rPr>
          <w:rFonts w:hint="cs"/>
          <w:rtl/>
          <w:lang w:bidi="he-IL"/>
        </w:rPr>
        <w:t>שהוא</w:t>
      </w:r>
      <w:r>
        <w:rPr>
          <w:rtl/>
          <w:lang w:bidi="he-IL"/>
        </w:rPr>
        <w:t xml:space="preserve"> </w:t>
      </w:r>
      <w:r>
        <w:rPr>
          <w:rFonts w:hint="cs"/>
          <w:rtl/>
          <w:lang w:bidi="he-IL"/>
        </w:rPr>
        <w:t>יציב</w:t>
      </w:r>
      <w:r>
        <w:rPr>
          <w:rtl/>
          <w:lang w:bidi="he-IL"/>
        </w:rPr>
        <w:t xml:space="preserve"> </w:t>
      </w:r>
      <w:r>
        <w:rPr>
          <w:rFonts w:hint="cs"/>
          <w:rtl/>
          <w:lang w:bidi="he-IL"/>
        </w:rPr>
        <w:t>לחלוטין</w:t>
      </w:r>
      <w:r>
        <w:rPr>
          <w:rtl/>
          <w:lang w:bidi="he-IL"/>
        </w:rPr>
        <w:t xml:space="preserve"> </w:t>
      </w:r>
      <w:r>
        <w:rPr>
          <w:rFonts w:hint="cs"/>
          <w:rtl/>
          <w:lang w:bidi="he-IL"/>
        </w:rPr>
        <w:t>כי</w:t>
      </w:r>
      <w:r>
        <w:rPr>
          <w:rtl/>
          <w:lang w:bidi="he-IL"/>
        </w:rPr>
        <w:t xml:space="preserve"> </w:t>
      </w:r>
      <w:r>
        <w:rPr>
          <w:rFonts w:hint="cs"/>
          <w:rtl/>
          <w:lang w:bidi="he-IL"/>
        </w:rPr>
        <w:t>בכל</w:t>
      </w:r>
      <w:r>
        <w:rPr>
          <w:rtl/>
          <w:lang w:bidi="he-IL"/>
        </w:rPr>
        <w:t xml:space="preserve"> </w:t>
      </w:r>
      <w:r>
        <w:rPr>
          <w:rFonts w:hint="cs"/>
          <w:rtl/>
          <w:lang w:bidi="he-IL"/>
        </w:rPr>
        <w:t>זאת</w:t>
      </w:r>
      <w:r>
        <w:rPr>
          <w:rtl/>
          <w:lang w:bidi="he-IL"/>
        </w:rPr>
        <w:t xml:space="preserve"> </w:t>
      </w:r>
      <w:r>
        <w:rPr>
          <w:rFonts w:hint="cs"/>
          <w:rtl/>
          <w:lang w:bidi="he-IL"/>
        </w:rPr>
        <w:t>יש</w:t>
      </w:r>
      <w:r>
        <w:rPr>
          <w:rtl/>
          <w:lang w:bidi="he-IL"/>
        </w:rPr>
        <w:t xml:space="preserve"> </w:t>
      </w:r>
      <w:r>
        <w:rPr>
          <w:rFonts w:hint="cs"/>
          <w:rtl/>
          <w:lang w:bidi="he-IL"/>
        </w:rPr>
        <w:t>היפרדות</w:t>
      </w:r>
      <w:r>
        <w:rPr>
          <w:rtl/>
          <w:lang w:bidi="he-IL"/>
        </w:rPr>
        <w:t xml:space="preserve"> </w:t>
      </w:r>
      <w:r>
        <w:rPr>
          <w:rFonts w:hint="cs"/>
          <w:rtl/>
          <w:lang w:bidi="he-IL"/>
        </w:rPr>
        <w:t>מסוימת</w:t>
      </w:r>
      <w:r>
        <w:rPr>
          <w:rtl/>
          <w:lang w:bidi="he-IL"/>
        </w:rPr>
        <w:t>.</w:t>
      </w:r>
    </w:p>
  </w:comment>
  <w:comment w:id="11" w:author="Guy Raz" w:date="2025-07-07T14:12:00Z" w:initials="GR">
    <w:p w14:paraId="4499C333" w14:textId="77777777" w:rsidR="00837587" w:rsidRDefault="00F93789" w:rsidP="00837587">
      <w:pPr>
        <w:pStyle w:val="CommentText"/>
        <w:bidi/>
        <w:jc w:val="right"/>
      </w:pPr>
      <w:r>
        <w:rPr>
          <w:rStyle w:val="CommentReference"/>
        </w:rPr>
        <w:annotationRef/>
      </w:r>
      <w:r w:rsidR="00837587">
        <w:rPr>
          <w:rFonts w:hint="cs"/>
          <w:rtl/>
          <w:lang w:bidi="he-IL"/>
        </w:rPr>
        <w:t>היה</w:t>
      </w:r>
      <w:r w:rsidR="00837587">
        <w:rPr>
          <w:rtl/>
          <w:lang w:bidi="he-IL"/>
        </w:rPr>
        <w:t xml:space="preserve"> </w:t>
      </w:r>
      <w:r w:rsidR="00837587">
        <w:rPr>
          <w:rFonts w:hint="cs"/>
          <w:rtl/>
          <w:lang w:bidi="he-IL"/>
        </w:rPr>
        <w:t>כדאי</w:t>
      </w:r>
      <w:r w:rsidR="00837587">
        <w:rPr>
          <w:rtl/>
          <w:lang w:bidi="he-IL"/>
        </w:rPr>
        <w:t xml:space="preserve"> </w:t>
      </w:r>
      <w:r w:rsidR="00837587">
        <w:rPr>
          <w:rFonts w:hint="cs"/>
          <w:rtl/>
          <w:lang w:bidi="he-IL"/>
        </w:rPr>
        <w:t>לצרף</w:t>
      </w:r>
      <w:r w:rsidR="00837587">
        <w:rPr>
          <w:rtl/>
          <w:lang w:bidi="he-IL"/>
        </w:rPr>
        <w:t xml:space="preserve"> </w:t>
      </w:r>
      <w:r w:rsidR="00837587">
        <w:rPr>
          <w:rFonts w:hint="cs"/>
          <w:rtl/>
          <w:lang w:bidi="he-IL"/>
        </w:rPr>
        <w:t>תמונה</w:t>
      </w:r>
      <w:r w:rsidR="00837587">
        <w:rPr>
          <w:rtl/>
          <w:lang w:bidi="he-IL"/>
        </w:rPr>
        <w:t xml:space="preserve"> </w:t>
      </w:r>
      <w:r w:rsidR="00837587">
        <w:rPr>
          <w:rFonts w:hint="cs"/>
          <w:rtl/>
          <w:lang w:bidi="he-IL"/>
        </w:rPr>
        <w:t>של</w:t>
      </w:r>
      <w:r w:rsidR="00837587">
        <w:rPr>
          <w:rtl/>
          <w:lang w:bidi="he-IL"/>
        </w:rPr>
        <w:t xml:space="preserve"> </w:t>
      </w:r>
      <w:r w:rsidR="00837587">
        <w:rPr>
          <w:rFonts w:hint="cs"/>
          <w:rtl/>
          <w:lang w:bidi="he-IL"/>
        </w:rPr>
        <w:t>המערכת</w:t>
      </w:r>
      <w:r w:rsidR="00837587">
        <w:rPr>
          <w:rtl/>
          <w:lang w:bidi="he-IL"/>
        </w:rPr>
        <w:t xml:space="preserve"> </w:t>
      </w:r>
      <w:r w:rsidR="00837587">
        <w:rPr>
          <w:rFonts w:hint="cs"/>
          <w:rtl/>
          <w:lang w:bidi="he-IL"/>
        </w:rPr>
        <w:t>הנסיונית</w:t>
      </w:r>
      <w:r w:rsidR="00837587">
        <w:rPr>
          <w:rtl/>
          <w:lang w:bidi="he-IL"/>
        </w:rPr>
        <w:t>.</w:t>
      </w:r>
    </w:p>
  </w:comment>
  <w:comment w:id="12" w:author="Guy Raz" w:date="2025-07-07T14:13:00Z" w:initials="GR">
    <w:p w14:paraId="08977326" w14:textId="2869963C" w:rsidR="00F93789" w:rsidRDefault="00F93789" w:rsidP="00F93789">
      <w:pPr>
        <w:pStyle w:val="CommentText"/>
        <w:bidi/>
        <w:jc w:val="right"/>
      </w:pPr>
      <w:r>
        <w:rPr>
          <w:rStyle w:val="CommentReference"/>
        </w:rPr>
        <w:annotationRef/>
      </w:r>
      <w:r>
        <w:rPr>
          <w:rFonts w:hint="cs"/>
          <w:rtl/>
          <w:lang w:bidi="he-IL"/>
        </w:rPr>
        <w:t>יש</w:t>
      </w:r>
      <w:r>
        <w:rPr>
          <w:rtl/>
          <w:lang w:bidi="he-IL"/>
        </w:rPr>
        <w:t xml:space="preserve"> </w:t>
      </w:r>
      <w:r>
        <w:rPr>
          <w:rFonts w:hint="cs"/>
          <w:rtl/>
          <w:lang w:bidi="he-IL"/>
        </w:rPr>
        <w:t>לפרט</w:t>
      </w:r>
      <w:r>
        <w:rPr>
          <w:rtl/>
          <w:lang w:bidi="he-IL"/>
        </w:rPr>
        <w:t xml:space="preserve"> </w:t>
      </w:r>
      <w:r>
        <w:rPr>
          <w:rFonts w:hint="cs"/>
          <w:rtl/>
          <w:lang w:bidi="he-IL"/>
        </w:rPr>
        <w:t>כיצד</w:t>
      </w:r>
      <w:r>
        <w:rPr>
          <w:rtl/>
          <w:lang w:bidi="he-IL"/>
        </w:rPr>
        <w:t xml:space="preserve"> </w:t>
      </w:r>
      <w:r>
        <w:rPr>
          <w:rFonts w:hint="cs"/>
          <w:rtl/>
          <w:lang w:bidi="he-IL"/>
        </w:rPr>
        <w:t>בוצע</w:t>
      </w:r>
      <w:r>
        <w:rPr>
          <w:rtl/>
          <w:lang w:bidi="he-IL"/>
        </w:rPr>
        <w:t xml:space="preserve"> </w:t>
      </w:r>
      <w:r>
        <w:rPr>
          <w:rFonts w:hint="cs"/>
          <w:rtl/>
          <w:lang w:bidi="he-IL"/>
        </w:rPr>
        <w:t>הניסוי</w:t>
      </w:r>
      <w:r>
        <w:rPr>
          <w:rtl/>
          <w:lang w:bidi="he-IL"/>
        </w:rPr>
        <w:t xml:space="preserve">, </w:t>
      </w:r>
      <w:r>
        <w:rPr>
          <w:rFonts w:hint="cs"/>
          <w:rtl/>
          <w:lang w:bidi="he-IL"/>
        </w:rPr>
        <w:t>כלומר</w:t>
      </w:r>
      <w:r>
        <w:rPr>
          <w:rtl/>
          <w:lang w:bidi="he-IL"/>
        </w:rPr>
        <w:t xml:space="preserve"> </w:t>
      </w:r>
      <w:r>
        <w:rPr>
          <w:rFonts w:hint="cs"/>
          <w:rtl/>
          <w:lang w:bidi="he-IL"/>
        </w:rPr>
        <w:t>להסביר</w:t>
      </w:r>
      <w:r>
        <w:rPr>
          <w:rtl/>
          <w:lang w:bidi="he-IL"/>
        </w:rPr>
        <w:t xml:space="preserve"> </w:t>
      </w:r>
      <w:r>
        <w:rPr>
          <w:rFonts w:hint="cs"/>
          <w:rtl/>
          <w:lang w:bidi="he-IL"/>
        </w:rPr>
        <w:t>שצילמתם</w:t>
      </w:r>
      <w:r>
        <w:rPr>
          <w:rtl/>
          <w:lang w:bidi="he-IL"/>
        </w:rPr>
        <w:t xml:space="preserve"> </w:t>
      </w:r>
      <w:r>
        <w:rPr>
          <w:rFonts w:hint="cs"/>
          <w:rtl/>
          <w:lang w:bidi="he-IL"/>
        </w:rPr>
        <w:t>את</w:t>
      </w:r>
      <w:r>
        <w:rPr>
          <w:rtl/>
          <w:lang w:bidi="he-IL"/>
        </w:rPr>
        <w:t xml:space="preserve"> </w:t>
      </w:r>
      <w:r>
        <w:rPr>
          <w:rFonts w:hint="cs"/>
          <w:rtl/>
          <w:lang w:bidi="he-IL"/>
        </w:rPr>
        <w:t>המערכת</w:t>
      </w:r>
      <w:r>
        <w:rPr>
          <w:rtl/>
          <w:lang w:bidi="he-IL"/>
        </w:rPr>
        <w:t xml:space="preserve"> </w:t>
      </w:r>
      <w:r>
        <w:rPr>
          <w:rFonts w:hint="cs"/>
          <w:rtl/>
          <w:lang w:bidi="he-IL"/>
        </w:rPr>
        <w:t>והשתמשתם</w:t>
      </w:r>
      <w:r>
        <w:rPr>
          <w:rtl/>
          <w:lang w:bidi="he-IL"/>
        </w:rPr>
        <w:t xml:space="preserve"> </w:t>
      </w:r>
      <w:r>
        <w:rPr>
          <w:rFonts w:hint="cs"/>
          <w:rtl/>
          <w:lang w:bidi="he-IL"/>
        </w:rPr>
        <w:t>ב</w:t>
      </w:r>
      <w:r>
        <w:rPr>
          <w:rtl/>
          <w:lang w:bidi="he-IL"/>
        </w:rPr>
        <w:t>-</w:t>
      </w:r>
      <w:r>
        <w:t>tracker</w:t>
      </w:r>
      <w:r>
        <w:rPr>
          <w:rtl/>
          <w:lang w:bidi="he-IL"/>
        </w:rPr>
        <w:t xml:space="preserve"> </w:t>
      </w:r>
      <w:r>
        <w:rPr>
          <w:rFonts w:hint="cs"/>
          <w:rtl/>
          <w:lang w:bidi="he-IL"/>
        </w:rPr>
        <w:t>כדי</w:t>
      </w:r>
      <w:r>
        <w:rPr>
          <w:rtl/>
          <w:lang w:bidi="he-IL"/>
        </w:rPr>
        <w:t xml:space="preserve"> </w:t>
      </w:r>
      <w:r>
        <w:rPr>
          <w:rFonts w:hint="cs"/>
          <w:rtl/>
          <w:lang w:bidi="he-IL"/>
        </w:rPr>
        <w:t>להוציא</w:t>
      </w:r>
      <w:r>
        <w:rPr>
          <w:rtl/>
          <w:lang w:bidi="he-IL"/>
        </w:rPr>
        <w:t xml:space="preserve"> </w:t>
      </w:r>
      <w:r>
        <w:rPr>
          <w:rFonts w:hint="cs"/>
          <w:rtl/>
          <w:lang w:bidi="he-IL"/>
        </w:rPr>
        <w:t>את</w:t>
      </w:r>
      <w:r>
        <w:rPr>
          <w:rtl/>
          <w:lang w:bidi="he-IL"/>
        </w:rPr>
        <w:t xml:space="preserve"> </w:t>
      </w:r>
      <w:r>
        <w:rPr>
          <w:rFonts w:hint="cs"/>
          <w:rtl/>
          <w:lang w:bidi="he-IL"/>
        </w:rPr>
        <w:t>המיקומים</w:t>
      </w:r>
      <w:r>
        <w:rPr>
          <w:rtl/>
          <w:lang w:bidi="he-IL"/>
        </w:rPr>
        <w:t xml:space="preserve">, </w:t>
      </w:r>
      <w:r>
        <w:rPr>
          <w:rFonts w:hint="cs"/>
          <w:rtl/>
          <w:lang w:bidi="he-IL"/>
        </w:rPr>
        <w:t>וכו</w:t>
      </w:r>
      <w:r>
        <w:rPr>
          <w:rtl/>
          <w:lang w:bidi="he-IL"/>
        </w:rPr>
        <w:t>'...</w:t>
      </w:r>
    </w:p>
  </w:comment>
  <w:comment w:id="13" w:author="Guy Raz" w:date="2025-07-07T14:09:00Z" w:initials="GR">
    <w:p w14:paraId="6E1711C6" w14:textId="77777777" w:rsidR="00F93789" w:rsidRDefault="00F93789" w:rsidP="00F93789">
      <w:pPr>
        <w:pStyle w:val="CommentText"/>
        <w:bidi/>
        <w:jc w:val="right"/>
      </w:pPr>
      <w:r>
        <w:rPr>
          <w:rStyle w:val="CommentReference"/>
        </w:rPr>
        <w:annotationRef/>
      </w:r>
      <w:r>
        <w:rPr>
          <w:rFonts w:hint="cs"/>
          <w:rtl/>
          <w:lang w:bidi="he-IL"/>
        </w:rPr>
        <w:t>סימולציות</w:t>
      </w:r>
      <w:r>
        <w:rPr>
          <w:rtl/>
          <w:lang w:bidi="he-IL"/>
        </w:rPr>
        <w:t xml:space="preserve"> </w:t>
      </w:r>
      <w:r>
        <w:rPr>
          <w:rFonts w:hint="cs"/>
          <w:rtl/>
          <w:lang w:bidi="he-IL"/>
        </w:rPr>
        <w:t>נומריות</w:t>
      </w:r>
      <w:r>
        <w:rPr>
          <w:rtl/>
          <w:lang w:bidi="he-IL"/>
        </w:rPr>
        <w:t xml:space="preserve"> </w:t>
      </w:r>
      <w:r>
        <w:rPr>
          <w:rFonts w:hint="cs"/>
          <w:rtl/>
          <w:lang w:bidi="he-IL"/>
        </w:rPr>
        <w:t>הן</w:t>
      </w:r>
      <w:r>
        <w:rPr>
          <w:rtl/>
          <w:lang w:bidi="he-IL"/>
        </w:rPr>
        <w:t xml:space="preserve"> </w:t>
      </w:r>
      <w:r>
        <w:rPr>
          <w:rFonts w:hint="cs"/>
          <w:rtl/>
          <w:lang w:bidi="he-IL"/>
        </w:rPr>
        <w:t>לא</w:t>
      </w:r>
      <w:r>
        <w:rPr>
          <w:rtl/>
          <w:lang w:bidi="he-IL"/>
        </w:rPr>
        <w:t xml:space="preserve"> "</w:t>
      </w:r>
      <w:r>
        <w:rPr>
          <w:rFonts w:hint="cs"/>
          <w:rtl/>
          <w:lang w:bidi="he-IL"/>
        </w:rPr>
        <w:t>מדוייקות</w:t>
      </w:r>
      <w:r>
        <w:rPr>
          <w:rtl/>
          <w:lang w:bidi="he-IL"/>
        </w:rPr>
        <w:t xml:space="preserve">", </w:t>
      </w:r>
      <w:r>
        <w:rPr>
          <w:rFonts w:hint="cs"/>
          <w:rtl/>
          <w:lang w:bidi="he-IL"/>
        </w:rPr>
        <w:t>אלא</w:t>
      </w:r>
      <w:r>
        <w:rPr>
          <w:rtl/>
          <w:lang w:bidi="he-IL"/>
        </w:rPr>
        <w:t xml:space="preserve"> </w:t>
      </w:r>
      <w:r>
        <w:rPr>
          <w:rFonts w:hint="cs"/>
          <w:rtl/>
          <w:lang w:bidi="he-IL"/>
        </w:rPr>
        <w:t>מהוות</w:t>
      </w:r>
      <w:r>
        <w:rPr>
          <w:rtl/>
          <w:lang w:bidi="he-IL"/>
        </w:rPr>
        <w:t xml:space="preserve"> </w:t>
      </w:r>
      <w:r>
        <w:rPr>
          <w:rFonts w:hint="cs"/>
          <w:rtl/>
          <w:lang w:bidi="he-IL"/>
        </w:rPr>
        <w:t>קירוב</w:t>
      </w:r>
      <w:r>
        <w:rPr>
          <w:rtl/>
          <w:lang w:bidi="he-IL"/>
        </w:rPr>
        <w:t xml:space="preserve"> </w:t>
      </w:r>
      <w:r>
        <w:rPr>
          <w:rFonts w:hint="cs"/>
          <w:rtl/>
          <w:lang w:bidi="he-IL"/>
        </w:rPr>
        <w:t>מסויים</w:t>
      </w:r>
      <w:r>
        <w:rPr>
          <w:rtl/>
          <w:lang w:bidi="he-IL"/>
        </w:rPr>
        <w:t xml:space="preserve"> </w:t>
      </w:r>
      <w:r>
        <w:rPr>
          <w:rFonts w:hint="cs"/>
          <w:rtl/>
          <w:lang w:bidi="he-IL"/>
        </w:rPr>
        <w:t>למציאות</w:t>
      </w:r>
      <w:r>
        <w:rPr>
          <w:rtl/>
          <w:lang w:bidi="he-IL"/>
        </w:rPr>
        <w:t>.</w:t>
      </w:r>
    </w:p>
  </w:comment>
  <w:comment w:id="14" w:author="Guy Raz" w:date="2025-06-11T14:15:00Z" w:initials="GR">
    <w:p w14:paraId="5A46EB32" w14:textId="31DE05A1" w:rsidR="005C2455" w:rsidRDefault="005C2455" w:rsidP="005C2455">
      <w:pPr>
        <w:pStyle w:val="CommentText"/>
        <w:bidi/>
        <w:jc w:val="right"/>
      </w:pPr>
      <w:r>
        <w:rPr>
          <w:rStyle w:val="CommentReference"/>
        </w:rPr>
        <w:annotationRef/>
      </w:r>
      <w:r>
        <w:rPr>
          <w:rFonts w:hint="cs"/>
          <w:rtl/>
          <w:lang w:bidi="he-IL"/>
        </w:rPr>
        <w:t>ומה</w:t>
      </w:r>
      <w:r>
        <w:rPr>
          <w:rtl/>
          <w:lang w:bidi="he-IL"/>
        </w:rPr>
        <w:t xml:space="preserve"> </w:t>
      </w:r>
      <w:r>
        <w:rPr>
          <w:rFonts w:hint="cs"/>
          <w:rtl/>
          <w:lang w:bidi="he-IL"/>
        </w:rPr>
        <w:t>עם</w:t>
      </w:r>
      <w:r>
        <w:rPr>
          <w:rtl/>
          <w:lang w:bidi="he-IL"/>
        </w:rPr>
        <w:t xml:space="preserve"> </w:t>
      </w:r>
      <w:r>
        <w:t>theta1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E3EF23" w15:done="0"/>
  <w15:commentEx w15:paraId="4F5308FD" w15:done="0"/>
  <w15:commentEx w15:paraId="10301AA7" w15:done="0"/>
  <w15:commentEx w15:paraId="60D845EC" w15:done="1"/>
  <w15:commentEx w15:paraId="3EC08BC5" w15:done="1"/>
  <w15:commentEx w15:paraId="5BA4A24A" w15:done="0"/>
  <w15:commentEx w15:paraId="4245AF19" w15:done="1"/>
  <w15:commentEx w15:paraId="72CF2FD8" w15:done="1"/>
  <w15:commentEx w15:paraId="765A92B4" w15:done="1"/>
  <w15:commentEx w15:paraId="406D4A30" w15:done="1"/>
  <w15:commentEx w15:paraId="4499C333" w15:done="1"/>
  <w15:commentEx w15:paraId="08977326" w15:done="1"/>
  <w15:commentEx w15:paraId="6E1711C6" w15:done="1"/>
  <w15:commentEx w15:paraId="5A46EB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444F0" w16cex:dateUtc="2025-07-07T11:11:00Z"/>
  <w16cex:commentExtensible w16cex:durableId="130C3C84" w16cex:dateUtc="2025-07-07T10:44:00Z"/>
  <w16cex:commentExtensible w16cex:durableId="5B04DC80" w16cex:dateUtc="2025-07-07T10:44:00Z"/>
  <w16cex:commentExtensible w16cex:durableId="64D8D463" w16cex:dateUtc="2025-06-11T11:15:00Z">
    <w16cex:extLst>
      <w16:ext w16:uri="{CE6994B0-6A32-4C9F-8C6B-6E91EDA988CE}">
        <cr:reactions xmlns:cr="http://schemas.microsoft.com/office/comments/2020/reactions">
          <cr:reaction reactionType="1">
            <cr:reactionInfo dateUtc="2025-06-14T11:43:50Z">
              <cr:user userId="e78ea4352343a40b" userProvider="Windows Live" userName="fadi ayoub"/>
            </cr:reactionInfo>
          </cr:reaction>
        </cr:reactions>
      </w16:ext>
    </w16cex:extLst>
  </w16cex:commentExtensible>
  <w16cex:commentExtensible w16cex:durableId="394DF2DC" w16cex:dateUtc="2025-06-11T11:15:00Z"/>
  <w16cex:commentExtensible w16cex:durableId="6242F7E7" w16cex:dateUtc="2025-07-07T11:00:00Z"/>
  <w16cex:commentExtensible w16cex:durableId="00F7361A" w16cex:dateUtc="2025-07-07T11:04:00Z">
    <w16cex:extLst>
      <w16:ext w16:uri="{CE6994B0-6A32-4C9F-8C6B-6E91EDA988CE}">
        <cr:reactions xmlns:cr="http://schemas.microsoft.com/office/comments/2020/reactions">
          <cr:reaction reactionType="1">
            <cr:reactionInfo dateUtc="2025-12-09T15:57:50Z">
              <cr:user userId="e78ea4352343a40b" userProvider="Windows Live" userName="fadi ayoub"/>
            </cr:reactionInfo>
          </cr:reaction>
        </cr:reactions>
      </w16:ext>
    </w16cex:extLst>
  </w16cex:commentExtensible>
  <w16cex:commentExtensible w16cex:durableId="638964F7" w16cex:dateUtc="2025-07-07T11:04:00Z">
    <w16cex:extLst>
      <w16:ext w16:uri="{CE6994B0-6A32-4C9F-8C6B-6E91EDA988CE}">
        <cr:reactions xmlns:cr="http://schemas.microsoft.com/office/comments/2020/reactions">
          <cr:reaction reactionType="1">
            <cr:reactionInfo dateUtc="2025-12-09T15:57:50Z">
              <cr:user userId="e78ea4352343a40b" userProvider="Windows Live" userName="fadi ayoub"/>
            </cr:reactionInfo>
          </cr:reaction>
        </cr:reactions>
      </w16:ext>
    </w16cex:extLst>
  </w16cex:commentExtensible>
  <w16cex:commentExtensible w16cex:durableId="18297A2B" w16cex:dateUtc="2025-07-07T11:04:00Z"/>
  <w16cex:commentExtensible w16cex:durableId="2CD109CD" w16cex:dateUtc="2025-07-07T11:06:00Z"/>
  <w16cex:commentExtensible w16cex:durableId="1835958B" w16cex:dateUtc="2025-07-07T11:12:00Z"/>
  <w16cex:commentExtensible w16cex:durableId="6F2236CB" w16cex:dateUtc="2025-07-07T11:13:00Z"/>
  <w16cex:commentExtensible w16cex:durableId="4075298D" w16cex:dateUtc="2025-07-07T11:09:00Z"/>
  <w16cex:commentExtensible w16cex:durableId="4A290221" w16cex:dateUtc="2025-06-11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E3EF23" w16cid:durableId="6C0444F0"/>
  <w16cid:commentId w16cid:paraId="4F5308FD" w16cid:durableId="130C3C84"/>
  <w16cid:commentId w16cid:paraId="10301AA7" w16cid:durableId="5B04DC80"/>
  <w16cid:commentId w16cid:paraId="60D845EC" w16cid:durableId="64D8D463"/>
  <w16cid:commentId w16cid:paraId="3EC08BC5" w16cid:durableId="394DF2DC"/>
  <w16cid:commentId w16cid:paraId="5BA4A24A" w16cid:durableId="6242F7E7"/>
  <w16cid:commentId w16cid:paraId="4245AF19" w16cid:durableId="00F7361A"/>
  <w16cid:commentId w16cid:paraId="72CF2FD8" w16cid:durableId="638964F7"/>
  <w16cid:commentId w16cid:paraId="765A92B4" w16cid:durableId="18297A2B"/>
  <w16cid:commentId w16cid:paraId="406D4A30" w16cid:durableId="2CD109CD"/>
  <w16cid:commentId w16cid:paraId="4499C333" w16cid:durableId="1835958B"/>
  <w16cid:commentId w16cid:paraId="08977326" w16cid:durableId="6F2236CB"/>
  <w16cid:commentId w16cid:paraId="6E1711C6" w16cid:durableId="4075298D"/>
  <w16cid:commentId w16cid:paraId="5A46EB32" w16cid:durableId="4A290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74830" w14:textId="77777777" w:rsidR="003E7C95" w:rsidRDefault="003E7C95" w:rsidP="0071022A">
      <w:pPr>
        <w:spacing w:after="0" w:line="240" w:lineRule="auto"/>
      </w:pPr>
      <w:r>
        <w:separator/>
      </w:r>
    </w:p>
  </w:endnote>
  <w:endnote w:type="continuationSeparator" w:id="0">
    <w:p w14:paraId="498AF202" w14:textId="77777777" w:rsidR="003E7C95" w:rsidRDefault="003E7C95" w:rsidP="0071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5521D" w14:textId="77777777" w:rsidR="003E7C95" w:rsidRDefault="003E7C95" w:rsidP="0071022A">
      <w:pPr>
        <w:spacing w:after="0" w:line="240" w:lineRule="auto"/>
      </w:pPr>
      <w:r>
        <w:separator/>
      </w:r>
    </w:p>
  </w:footnote>
  <w:footnote w:type="continuationSeparator" w:id="0">
    <w:p w14:paraId="54602A30" w14:textId="77777777" w:rsidR="003E7C95" w:rsidRDefault="003E7C95" w:rsidP="0071022A">
      <w:pPr>
        <w:spacing w:after="0" w:line="240" w:lineRule="auto"/>
      </w:pPr>
      <w:r>
        <w:continuationSeparator/>
      </w:r>
    </w:p>
  </w:footnote>
  <w:footnote w:id="1">
    <w:p w14:paraId="537D9563" w14:textId="25068298" w:rsidR="00BE765E" w:rsidRDefault="00BE765E" w:rsidP="00BE765E">
      <w:pPr>
        <w:pStyle w:val="FootnoteText"/>
      </w:pPr>
    </w:p>
  </w:footnote>
  <w:footnote w:id="2">
    <w:p w14:paraId="785C0928" w14:textId="6324F13C" w:rsidR="0071022A" w:rsidRDefault="0071022A" w:rsidP="0071022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8B2"/>
    <w:multiLevelType w:val="multilevel"/>
    <w:tmpl w:val="903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782F"/>
    <w:multiLevelType w:val="multilevel"/>
    <w:tmpl w:val="E2D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11C0"/>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0659"/>
    <w:multiLevelType w:val="multilevel"/>
    <w:tmpl w:val="735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F3D"/>
    <w:multiLevelType w:val="multilevel"/>
    <w:tmpl w:val="6E50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A5501"/>
    <w:multiLevelType w:val="hybridMultilevel"/>
    <w:tmpl w:val="EF2E3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50E66"/>
    <w:multiLevelType w:val="multilevel"/>
    <w:tmpl w:val="01A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95162"/>
    <w:multiLevelType w:val="multilevel"/>
    <w:tmpl w:val="B4E0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43434"/>
    <w:multiLevelType w:val="multilevel"/>
    <w:tmpl w:val="E1C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827DA"/>
    <w:multiLevelType w:val="multilevel"/>
    <w:tmpl w:val="0194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95F49"/>
    <w:multiLevelType w:val="multilevel"/>
    <w:tmpl w:val="9C2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35EAB"/>
    <w:multiLevelType w:val="multilevel"/>
    <w:tmpl w:val="2898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E6F24"/>
    <w:multiLevelType w:val="multilevel"/>
    <w:tmpl w:val="19E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F6E80"/>
    <w:multiLevelType w:val="multilevel"/>
    <w:tmpl w:val="05E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775C0"/>
    <w:multiLevelType w:val="multilevel"/>
    <w:tmpl w:val="179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47CF"/>
    <w:multiLevelType w:val="multilevel"/>
    <w:tmpl w:val="443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E5AB5"/>
    <w:multiLevelType w:val="multilevel"/>
    <w:tmpl w:val="24E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B2ED6"/>
    <w:multiLevelType w:val="multilevel"/>
    <w:tmpl w:val="FE1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4061E"/>
    <w:multiLevelType w:val="multilevel"/>
    <w:tmpl w:val="CBC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61D10"/>
    <w:multiLevelType w:val="multilevel"/>
    <w:tmpl w:val="4BC8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32343">
    <w:abstractNumId w:val="18"/>
  </w:num>
  <w:num w:numId="2" w16cid:durableId="709257817">
    <w:abstractNumId w:val="5"/>
  </w:num>
  <w:num w:numId="3" w16cid:durableId="158426511">
    <w:abstractNumId w:val="9"/>
  </w:num>
  <w:num w:numId="4" w16cid:durableId="552238051">
    <w:abstractNumId w:val="11"/>
  </w:num>
  <w:num w:numId="5" w16cid:durableId="1047341857">
    <w:abstractNumId w:val="13"/>
  </w:num>
  <w:num w:numId="6" w16cid:durableId="63798757">
    <w:abstractNumId w:val="7"/>
  </w:num>
  <w:num w:numId="7" w16cid:durableId="1804498953">
    <w:abstractNumId w:val="17"/>
  </w:num>
  <w:num w:numId="8" w16cid:durableId="1190995110">
    <w:abstractNumId w:val="8"/>
  </w:num>
  <w:num w:numId="9" w16cid:durableId="1782337398">
    <w:abstractNumId w:val="19"/>
  </w:num>
  <w:num w:numId="10" w16cid:durableId="967587473">
    <w:abstractNumId w:val="16"/>
  </w:num>
  <w:num w:numId="11" w16cid:durableId="1658800794">
    <w:abstractNumId w:val="2"/>
  </w:num>
  <w:num w:numId="12" w16cid:durableId="1494027586">
    <w:abstractNumId w:val="14"/>
  </w:num>
  <w:num w:numId="13" w16cid:durableId="896666515">
    <w:abstractNumId w:val="0"/>
  </w:num>
  <w:num w:numId="14" w16cid:durableId="1538860005">
    <w:abstractNumId w:val="3"/>
  </w:num>
  <w:num w:numId="15" w16cid:durableId="1903908640">
    <w:abstractNumId w:val="15"/>
  </w:num>
  <w:num w:numId="16" w16cid:durableId="742265535">
    <w:abstractNumId w:val="4"/>
  </w:num>
  <w:num w:numId="17" w16cid:durableId="1969848175">
    <w:abstractNumId w:val="10"/>
  </w:num>
  <w:num w:numId="18" w16cid:durableId="1188179419">
    <w:abstractNumId w:val="1"/>
  </w:num>
  <w:num w:numId="19" w16cid:durableId="503864714">
    <w:abstractNumId w:val="12"/>
  </w:num>
  <w:num w:numId="20" w16cid:durableId="20521975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Raz">
    <w15:presenceInfo w15:providerId="Windows Live" w15:userId="4f4f99c63afe22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FA"/>
    <w:rsid w:val="00002584"/>
    <w:rsid w:val="000543A4"/>
    <w:rsid w:val="0009689D"/>
    <w:rsid w:val="000A4BE0"/>
    <w:rsid w:val="000C392A"/>
    <w:rsid w:val="000F3A4D"/>
    <w:rsid w:val="001305CF"/>
    <w:rsid w:val="00136A5E"/>
    <w:rsid w:val="00193EEC"/>
    <w:rsid w:val="001A3300"/>
    <w:rsid w:val="001A6ABB"/>
    <w:rsid w:val="001B21A6"/>
    <w:rsid w:val="001D0B75"/>
    <w:rsid w:val="00246B6A"/>
    <w:rsid w:val="00256487"/>
    <w:rsid w:val="002735B8"/>
    <w:rsid w:val="00290580"/>
    <w:rsid w:val="002F1738"/>
    <w:rsid w:val="002F26F5"/>
    <w:rsid w:val="002F327C"/>
    <w:rsid w:val="002F44CD"/>
    <w:rsid w:val="003029DC"/>
    <w:rsid w:val="00302E08"/>
    <w:rsid w:val="00341D13"/>
    <w:rsid w:val="00342D00"/>
    <w:rsid w:val="00352A80"/>
    <w:rsid w:val="003534C2"/>
    <w:rsid w:val="00370D64"/>
    <w:rsid w:val="003B3AF9"/>
    <w:rsid w:val="003B6050"/>
    <w:rsid w:val="003C01D6"/>
    <w:rsid w:val="003E3030"/>
    <w:rsid w:val="003E7C95"/>
    <w:rsid w:val="003F4381"/>
    <w:rsid w:val="004279CC"/>
    <w:rsid w:val="0043655B"/>
    <w:rsid w:val="004450FA"/>
    <w:rsid w:val="00463C7B"/>
    <w:rsid w:val="00490DED"/>
    <w:rsid w:val="00494D96"/>
    <w:rsid w:val="004B5DA6"/>
    <w:rsid w:val="004C779B"/>
    <w:rsid w:val="004E300D"/>
    <w:rsid w:val="00510AB9"/>
    <w:rsid w:val="00524D40"/>
    <w:rsid w:val="00527BC4"/>
    <w:rsid w:val="00534390"/>
    <w:rsid w:val="00546830"/>
    <w:rsid w:val="005A3675"/>
    <w:rsid w:val="005C2455"/>
    <w:rsid w:val="005C6276"/>
    <w:rsid w:val="005D38F0"/>
    <w:rsid w:val="005E26FA"/>
    <w:rsid w:val="0060774A"/>
    <w:rsid w:val="00623BEE"/>
    <w:rsid w:val="00634B98"/>
    <w:rsid w:val="006455DF"/>
    <w:rsid w:val="0064715E"/>
    <w:rsid w:val="00675B07"/>
    <w:rsid w:val="00676A60"/>
    <w:rsid w:val="00692750"/>
    <w:rsid w:val="006940AE"/>
    <w:rsid w:val="006A5666"/>
    <w:rsid w:val="006D015E"/>
    <w:rsid w:val="006E2989"/>
    <w:rsid w:val="006E5914"/>
    <w:rsid w:val="006F4D5B"/>
    <w:rsid w:val="0071022A"/>
    <w:rsid w:val="007221F1"/>
    <w:rsid w:val="007809EE"/>
    <w:rsid w:val="0078191C"/>
    <w:rsid w:val="007876D6"/>
    <w:rsid w:val="007A21BD"/>
    <w:rsid w:val="007A6B21"/>
    <w:rsid w:val="007C3823"/>
    <w:rsid w:val="008151B4"/>
    <w:rsid w:val="00837587"/>
    <w:rsid w:val="00856EEB"/>
    <w:rsid w:val="008C459A"/>
    <w:rsid w:val="008E7C84"/>
    <w:rsid w:val="0091663F"/>
    <w:rsid w:val="009209C9"/>
    <w:rsid w:val="009515E7"/>
    <w:rsid w:val="009637A7"/>
    <w:rsid w:val="00976741"/>
    <w:rsid w:val="0098030C"/>
    <w:rsid w:val="0098080C"/>
    <w:rsid w:val="009868AB"/>
    <w:rsid w:val="009B087A"/>
    <w:rsid w:val="009B3948"/>
    <w:rsid w:val="009C236D"/>
    <w:rsid w:val="009E2FCF"/>
    <w:rsid w:val="009E4C10"/>
    <w:rsid w:val="009E7136"/>
    <w:rsid w:val="00A26C09"/>
    <w:rsid w:val="00A311DA"/>
    <w:rsid w:val="00A31FFD"/>
    <w:rsid w:val="00A4310B"/>
    <w:rsid w:val="00A61F6C"/>
    <w:rsid w:val="00A76782"/>
    <w:rsid w:val="00A8033B"/>
    <w:rsid w:val="00A8750C"/>
    <w:rsid w:val="00AD2F9D"/>
    <w:rsid w:val="00AD780F"/>
    <w:rsid w:val="00AE2B17"/>
    <w:rsid w:val="00AE7D20"/>
    <w:rsid w:val="00AF2F74"/>
    <w:rsid w:val="00AF651C"/>
    <w:rsid w:val="00B31BE4"/>
    <w:rsid w:val="00B3357F"/>
    <w:rsid w:val="00B45988"/>
    <w:rsid w:val="00B74768"/>
    <w:rsid w:val="00BA0F81"/>
    <w:rsid w:val="00BB0B25"/>
    <w:rsid w:val="00BE3B0D"/>
    <w:rsid w:val="00BE765E"/>
    <w:rsid w:val="00BF296D"/>
    <w:rsid w:val="00C45DF4"/>
    <w:rsid w:val="00CD6181"/>
    <w:rsid w:val="00CE2D5E"/>
    <w:rsid w:val="00CE3C39"/>
    <w:rsid w:val="00CF1A6B"/>
    <w:rsid w:val="00D075B5"/>
    <w:rsid w:val="00D43B29"/>
    <w:rsid w:val="00D55399"/>
    <w:rsid w:val="00D72185"/>
    <w:rsid w:val="00D753B5"/>
    <w:rsid w:val="00DE2DD6"/>
    <w:rsid w:val="00DE791E"/>
    <w:rsid w:val="00E1449F"/>
    <w:rsid w:val="00E22C7E"/>
    <w:rsid w:val="00E34864"/>
    <w:rsid w:val="00E568C0"/>
    <w:rsid w:val="00E7733B"/>
    <w:rsid w:val="00EA5808"/>
    <w:rsid w:val="00EB2690"/>
    <w:rsid w:val="00EB68A1"/>
    <w:rsid w:val="00EF18BE"/>
    <w:rsid w:val="00F12488"/>
    <w:rsid w:val="00F12D6C"/>
    <w:rsid w:val="00F3034A"/>
    <w:rsid w:val="00F45041"/>
    <w:rsid w:val="00F71331"/>
    <w:rsid w:val="00F93789"/>
    <w:rsid w:val="00FB080E"/>
    <w:rsid w:val="00FC628B"/>
    <w:rsid w:val="00FD2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CB68"/>
  <w15:chartTrackingRefBased/>
  <w15:docId w15:val="{25264106-A916-43A1-977C-66997BD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6FA"/>
  </w:style>
  <w:style w:type="paragraph" w:styleId="Heading1">
    <w:name w:val="heading 1"/>
    <w:basedOn w:val="Normal"/>
    <w:next w:val="Normal"/>
    <w:link w:val="Heading1Char"/>
    <w:uiPriority w:val="9"/>
    <w:qFormat/>
    <w:rsid w:val="005E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FA"/>
    <w:rPr>
      <w:rFonts w:eastAsiaTheme="majorEastAsia" w:cstheme="majorBidi"/>
      <w:color w:val="272727" w:themeColor="text1" w:themeTint="D8"/>
    </w:rPr>
  </w:style>
  <w:style w:type="paragraph" w:styleId="Title">
    <w:name w:val="Title"/>
    <w:basedOn w:val="Normal"/>
    <w:next w:val="Normal"/>
    <w:link w:val="TitleChar"/>
    <w:uiPriority w:val="10"/>
    <w:qFormat/>
    <w:rsid w:val="005E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FA"/>
    <w:pPr>
      <w:spacing w:before="160"/>
      <w:jc w:val="center"/>
    </w:pPr>
    <w:rPr>
      <w:i/>
      <w:iCs/>
      <w:color w:val="404040" w:themeColor="text1" w:themeTint="BF"/>
    </w:rPr>
  </w:style>
  <w:style w:type="character" w:customStyle="1" w:styleId="QuoteChar">
    <w:name w:val="Quote Char"/>
    <w:basedOn w:val="DefaultParagraphFont"/>
    <w:link w:val="Quote"/>
    <w:uiPriority w:val="29"/>
    <w:rsid w:val="005E26FA"/>
    <w:rPr>
      <w:i/>
      <w:iCs/>
      <w:color w:val="404040" w:themeColor="text1" w:themeTint="BF"/>
    </w:rPr>
  </w:style>
  <w:style w:type="paragraph" w:styleId="ListParagraph">
    <w:name w:val="List Paragraph"/>
    <w:basedOn w:val="Normal"/>
    <w:uiPriority w:val="34"/>
    <w:qFormat/>
    <w:rsid w:val="005E26FA"/>
    <w:pPr>
      <w:ind w:left="720"/>
      <w:contextualSpacing/>
    </w:pPr>
  </w:style>
  <w:style w:type="character" w:styleId="IntenseEmphasis">
    <w:name w:val="Intense Emphasis"/>
    <w:basedOn w:val="DefaultParagraphFont"/>
    <w:uiPriority w:val="21"/>
    <w:qFormat/>
    <w:rsid w:val="005E26FA"/>
    <w:rPr>
      <w:i/>
      <w:iCs/>
      <w:color w:val="0F4761" w:themeColor="accent1" w:themeShade="BF"/>
    </w:rPr>
  </w:style>
  <w:style w:type="paragraph" w:styleId="IntenseQuote">
    <w:name w:val="Intense Quote"/>
    <w:basedOn w:val="Normal"/>
    <w:next w:val="Normal"/>
    <w:link w:val="IntenseQuoteChar"/>
    <w:uiPriority w:val="30"/>
    <w:qFormat/>
    <w:rsid w:val="005E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FA"/>
    <w:rPr>
      <w:i/>
      <w:iCs/>
      <w:color w:val="0F4761" w:themeColor="accent1" w:themeShade="BF"/>
    </w:rPr>
  </w:style>
  <w:style w:type="character" w:styleId="IntenseReference">
    <w:name w:val="Intense Reference"/>
    <w:basedOn w:val="DefaultParagraphFont"/>
    <w:uiPriority w:val="32"/>
    <w:qFormat/>
    <w:rsid w:val="005E26FA"/>
    <w:rPr>
      <w:b/>
      <w:bCs/>
      <w:smallCaps/>
      <w:color w:val="0F4761" w:themeColor="accent1" w:themeShade="BF"/>
      <w:spacing w:val="5"/>
    </w:rPr>
  </w:style>
  <w:style w:type="paragraph" w:styleId="NormalWeb">
    <w:name w:val="Normal (Web)"/>
    <w:basedOn w:val="Normal"/>
    <w:uiPriority w:val="99"/>
    <w:semiHidden/>
    <w:unhideWhenUsed/>
    <w:rsid w:val="008E7C84"/>
    <w:rPr>
      <w:rFonts w:ascii="Times New Roman" w:hAnsi="Times New Roman" w:cs="Times New Roman"/>
    </w:rPr>
  </w:style>
  <w:style w:type="character" w:styleId="Hyperlink">
    <w:name w:val="Hyperlink"/>
    <w:basedOn w:val="DefaultParagraphFont"/>
    <w:uiPriority w:val="99"/>
    <w:unhideWhenUsed/>
    <w:rsid w:val="00AF2F74"/>
    <w:rPr>
      <w:color w:val="467886" w:themeColor="hyperlink"/>
      <w:u w:val="single"/>
    </w:rPr>
  </w:style>
  <w:style w:type="character" w:styleId="UnresolvedMention">
    <w:name w:val="Unresolved Mention"/>
    <w:basedOn w:val="DefaultParagraphFont"/>
    <w:uiPriority w:val="99"/>
    <w:semiHidden/>
    <w:unhideWhenUsed/>
    <w:rsid w:val="00AF2F74"/>
    <w:rPr>
      <w:color w:val="605E5C"/>
      <w:shd w:val="clear" w:color="auto" w:fill="E1DFDD"/>
    </w:rPr>
  </w:style>
  <w:style w:type="character" w:styleId="PlaceholderText">
    <w:name w:val="Placeholder Text"/>
    <w:basedOn w:val="DefaultParagraphFont"/>
    <w:uiPriority w:val="99"/>
    <w:semiHidden/>
    <w:rsid w:val="00546830"/>
    <w:rPr>
      <w:color w:val="666666"/>
    </w:rPr>
  </w:style>
  <w:style w:type="character" w:styleId="FollowedHyperlink">
    <w:name w:val="FollowedHyperlink"/>
    <w:basedOn w:val="DefaultParagraphFont"/>
    <w:uiPriority w:val="99"/>
    <w:semiHidden/>
    <w:unhideWhenUsed/>
    <w:rsid w:val="009209C9"/>
    <w:rPr>
      <w:color w:val="96607D" w:themeColor="followedHyperlink"/>
      <w:u w:val="single"/>
    </w:rPr>
  </w:style>
  <w:style w:type="character" w:styleId="CommentReference">
    <w:name w:val="annotation reference"/>
    <w:basedOn w:val="DefaultParagraphFont"/>
    <w:uiPriority w:val="99"/>
    <w:semiHidden/>
    <w:unhideWhenUsed/>
    <w:rsid w:val="00A8033B"/>
    <w:rPr>
      <w:sz w:val="16"/>
      <w:szCs w:val="16"/>
    </w:rPr>
  </w:style>
  <w:style w:type="paragraph" w:styleId="CommentText">
    <w:name w:val="annotation text"/>
    <w:basedOn w:val="Normal"/>
    <w:link w:val="CommentTextChar"/>
    <w:uiPriority w:val="99"/>
    <w:unhideWhenUsed/>
    <w:rsid w:val="00A8033B"/>
    <w:pPr>
      <w:spacing w:line="240" w:lineRule="auto"/>
    </w:pPr>
    <w:rPr>
      <w:sz w:val="20"/>
      <w:szCs w:val="20"/>
    </w:rPr>
  </w:style>
  <w:style w:type="character" w:customStyle="1" w:styleId="CommentTextChar">
    <w:name w:val="Comment Text Char"/>
    <w:basedOn w:val="DefaultParagraphFont"/>
    <w:link w:val="CommentText"/>
    <w:uiPriority w:val="99"/>
    <w:rsid w:val="00A8033B"/>
    <w:rPr>
      <w:sz w:val="20"/>
      <w:szCs w:val="20"/>
    </w:rPr>
  </w:style>
  <w:style w:type="paragraph" w:styleId="CommentSubject">
    <w:name w:val="annotation subject"/>
    <w:basedOn w:val="CommentText"/>
    <w:next w:val="CommentText"/>
    <w:link w:val="CommentSubjectChar"/>
    <w:uiPriority w:val="99"/>
    <w:semiHidden/>
    <w:unhideWhenUsed/>
    <w:rsid w:val="00A8033B"/>
    <w:rPr>
      <w:b/>
      <w:bCs/>
    </w:rPr>
  </w:style>
  <w:style w:type="character" w:customStyle="1" w:styleId="CommentSubjectChar">
    <w:name w:val="Comment Subject Char"/>
    <w:basedOn w:val="CommentTextChar"/>
    <w:link w:val="CommentSubject"/>
    <w:uiPriority w:val="99"/>
    <w:semiHidden/>
    <w:rsid w:val="00A8033B"/>
    <w:rPr>
      <w:b/>
      <w:bCs/>
      <w:sz w:val="20"/>
      <w:szCs w:val="20"/>
    </w:rPr>
  </w:style>
  <w:style w:type="paragraph" w:styleId="EndnoteText">
    <w:name w:val="endnote text"/>
    <w:basedOn w:val="Normal"/>
    <w:link w:val="EndnoteTextChar"/>
    <w:uiPriority w:val="99"/>
    <w:semiHidden/>
    <w:unhideWhenUsed/>
    <w:rsid w:val="007102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22A"/>
    <w:rPr>
      <w:sz w:val="20"/>
      <w:szCs w:val="20"/>
    </w:rPr>
  </w:style>
  <w:style w:type="character" w:styleId="EndnoteReference">
    <w:name w:val="endnote reference"/>
    <w:basedOn w:val="DefaultParagraphFont"/>
    <w:uiPriority w:val="99"/>
    <w:semiHidden/>
    <w:unhideWhenUsed/>
    <w:rsid w:val="0071022A"/>
    <w:rPr>
      <w:vertAlign w:val="superscript"/>
    </w:rPr>
  </w:style>
  <w:style w:type="paragraph" w:styleId="FootnoteText">
    <w:name w:val="footnote text"/>
    <w:basedOn w:val="Normal"/>
    <w:link w:val="FootnoteTextChar"/>
    <w:uiPriority w:val="99"/>
    <w:semiHidden/>
    <w:unhideWhenUsed/>
    <w:rsid w:val="007102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022A"/>
    <w:rPr>
      <w:sz w:val="20"/>
      <w:szCs w:val="20"/>
    </w:rPr>
  </w:style>
  <w:style w:type="character" w:styleId="FootnoteReference">
    <w:name w:val="footnote reference"/>
    <w:basedOn w:val="DefaultParagraphFont"/>
    <w:uiPriority w:val="99"/>
    <w:semiHidden/>
    <w:unhideWhenUsed/>
    <w:rsid w:val="0071022A"/>
    <w:rPr>
      <w:vertAlign w:val="superscript"/>
    </w:rPr>
  </w:style>
  <w:style w:type="paragraph" w:styleId="Revision">
    <w:name w:val="Revision"/>
    <w:hidden/>
    <w:uiPriority w:val="99"/>
    <w:semiHidden/>
    <w:rsid w:val="00A875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3340">
      <w:bodyDiv w:val="1"/>
      <w:marLeft w:val="0"/>
      <w:marRight w:val="0"/>
      <w:marTop w:val="0"/>
      <w:marBottom w:val="0"/>
      <w:divBdr>
        <w:top w:val="none" w:sz="0" w:space="0" w:color="auto"/>
        <w:left w:val="none" w:sz="0" w:space="0" w:color="auto"/>
        <w:bottom w:val="none" w:sz="0" w:space="0" w:color="auto"/>
        <w:right w:val="none" w:sz="0" w:space="0" w:color="auto"/>
      </w:divBdr>
    </w:div>
    <w:div w:id="42950130">
      <w:bodyDiv w:val="1"/>
      <w:marLeft w:val="0"/>
      <w:marRight w:val="0"/>
      <w:marTop w:val="0"/>
      <w:marBottom w:val="0"/>
      <w:divBdr>
        <w:top w:val="none" w:sz="0" w:space="0" w:color="auto"/>
        <w:left w:val="none" w:sz="0" w:space="0" w:color="auto"/>
        <w:bottom w:val="none" w:sz="0" w:space="0" w:color="auto"/>
        <w:right w:val="none" w:sz="0" w:space="0" w:color="auto"/>
      </w:divBdr>
    </w:div>
    <w:div w:id="59255905">
      <w:bodyDiv w:val="1"/>
      <w:marLeft w:val="0"/>
      <w:marRight w:val="0"/>
      <w:marTop w:val="0"/>
      <w:marBottom w:val="0"/>
      <w:divBdr>
        <w:top w:val="none" w:sz="0" w:space="0" w:color="auto"/>
        <w:left w:val="none" w:sz="0" w:space="0" w:color="auto"/>
        <w:bottom w:val="none" w:sz="0" w:space="0" w:color="auto"/>
        <w:right w:val="none" w:sz="0" w:space="0" w:color="auto"/>
      </w:divBdr>
    </w:div>
    <w:div w:id="61872418">
      <w:bodyDiv w:val="1"/>
      <w:marLeft w:val="0"/>
      <w:marRight w:val="0"/>
      <w:marTop w:val="0"/>
      <w:marBottom w:val="0"/>
      <w:divBdr>
        <w:top w:val="none" w:sz="0" w:space="0" w:color="auto"/>
        <w:left w:val="none" w:sz="0" w:space="0" w:color="auto"/>
        <w:bottom w:val="none" w:sz="0" w:space="0" w:color="auto"/>
        <w:right w:val="none" w:sz="0" w:space="0" w:color="auto"/>
      </w:divBdr>
      <w:divsChild>
        <w:div w:id="1601378229">
          <w:marLeft w:val="0"/>
          <w:marRight w:val="0"/>
          <w:marTop w:val="0"/>
          <w:marBottom w:val="0"/>
          <w:divBdr>
            <w:top w:val="none" w:sz="0" w:space="0" w:color="auto"/>
            <w:left w:val="none" w:sz="0" w:space="0" w:color="auto"/>
            <w:bottom w:val="none" w:sz="0" w:space="0" w:color="auto"/>
            <w:right w:val="none" w:sz="0" w:space="0" w:color="auto"/>
          </w:divBdr>
          <w:divsChild>
            <w:div w:id="1158694876">
              <w:marLeft w:val="0"/>
              <w:marRight w:val="0"/>
              <w:marTop w:val="0"/>
              <w:marBottom w:val="0"/>
              <w:divBdr>
                <w:top w:val="none" w:sz="0" w:space="0" w:color="auto"/>
                <w:left w:val="none" w:sz="0" w:space="0" w:color="auto"/>
                <w:bottom w:val="none" w:sz="0" w:space="0" w:color="auto"/>
                <w:right w:val="none" w:sz="0" w:space="0" w:color="auto"/>
              </w:divBdr>
              <w:divsChild>
                <w:div w:id="641691951">
                  <w:marLeft w:val="0"/>
                  <w:marRight w:val="0"/>
                  <w:marTop w:val="0"/>
                  <w:marBottom w:val="0"/>
                  <w:divBdr>
                    <w:top w:val="none" w:sz="0" w:space="0" w:color="auto"/>
                    <w:left w:val="none" w:sz="0" w:space="0" w:color="auto"/>
                    <w:bottom w:val="none" w:sz="0" w:space="0" w:color="auto"/>
                    <w:right w:val="none" w:sz="0" w:space="0" w:color="auto"/>
                  </w:divBdr>
                  <w:divsChild>
                    <w:div w:id="332608637">
                      <w:marLeft w:val="0"/>
                      <w:marRight w:val="0"/>
                      <w:marTop w:val="0"/>
                      <w:marBottom w:val="0"/>
                      <w:divBdr>
                        <w:top w:val="none" w:sz="0" w:space="0" w:color="auto"/>
                        <w:left w:val="none" w:sz="0" w:space="0" w:color="auto"/>
                        <w:bottom w:val="none" w:sz="0" w:space="0" w:color="auto"/>
                        <w:right w:val="none" w:sz="0" w:space="0" w:color="auto"/>
                      </w:divBdr>
                      <w:divsChild>
                        <w:div w:id="1607690608">
                          <w:marLeft w:val="0"/>
                          <w:marRight w:val="0"/>
                          <w:marTop w:val="0"/>
                          <w:marBottom w:val="0"/>
                          <w:divBdr>
                            <w:top w:val="none" w:sz="0" w:space="0" w:color="auto"/>
                            <w:left w:val="none" w:sz="0" w:space="0" w:color="auto"/>
                            <w:bottom w:val="none" w:sz="0" w:space="0" w:color="auto"/>
                            <w:right w:val="none" w:sz="0" w:space="0" w:color="auto"/>
                          </w:divBdr>
                          <w:divsChild>
                            <w:div w:id="1673097330">
                              <w:marLeft w:val="0"/>
                              <w:marRight w:val="0"/>
                              <w:marTop w:val="0"/>
                              <w:marBottom w:val="0"/>
                              <w:divBdr>
                                <w:top w:val="none" w:sz="0" w:space="0" w:color="auto"/>
                                <w:left w:val="none" w:sz="0" w:space="0" w:color="auto"/>
                                <w:bottom w:val="none" w:sz="0" w:space="0" w:color="auto"/>
                                <w:right w:val="none" w:sz="0" w:space="0" w:color="auto"/>
                              </w:divBdr>
                              <w:divsChild>
                                <w:div w:id="755516110">
                                  <w:marLeft w:val="0"/>
                                  <w:marRight w:val="0"/>
                                  <w:marTop w:val="0"/>
                                  <w:marBottom w:val="0"/>
                                  <w:divBdr>
                                    <w:top w:val="none" w:sz="0" w:space="0" w:color="auto"/>
                                    <w:left w:val="none" w:sz="0" w:space="0" w:color="auto"/>
                                    <w:bottom w:val="none" w:sz="0" w:space="0" w:color="auto"/>
                                    <w:right w:val="none" w:sz="0" w:space="0" w:color="auto"/>
                                  </w:divBdr>
                                  <w:divsChild>
                                    <w:div w:id="14698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1240">
      <w:bodyDiv w:val="1"/>
      <w:marLeft w:val="0"/>
      <w:marRight w:val="0"/>
      <w:marTop w:val="0"/>
      <w:marBottom w:val="0"/>
      <w:divBdr>
        <w:top w:val="none" w:sz="0" w:space="0" w:color="auto"/>
        <w:left w:val="none" w:sz="0" w:space="0" w:color="auto"/>
        <w:bottom w:val="none" w:sz="0" w:space="0" w:color="auto"/>
        <w:right w:val="none" w:sz="0" w:space="0" w:color="auto"/>
      </w:divBdr>
    </w:div>
    <w:div w:id="183180341">
      <w:bodyDiv w:val="1"/>
      <w:marLeft w:val="0"/>
      <w:marRight w:val="0"/>
      <w:marTop w:val="0"/>
      <w:marBottom w:val="0"/>
      <w:divBdr>
        <w:top w:val="none" w:sz="0" w:space="0" w:color="auto"/>
        <w:left w:val="none" w:sz="0" w:space="0" w:color="auto"/>
        <w:bottom w:val="none" w:sz="0" w:space="0" w:color="auto"/>
        <w:right w:val="none" w:sz="0" w:space="0" w:color="auto"/>
      </w:divBdr>
    </w:div>
    <w:div w:id="193930492">
      <w:bodyDiv w:val="1"/>
      <w:marLeft w:val="0"/>
      <w:marRight w:val="0"/>
      <w:marTop w:val="0"/>
      <w:marBottom w:val="0"/>
      <w:divBdr>
        <w:top w:val="none" w:sz="0" w:space="0" w:color="auto"/>
        <w:left w:val="none" w:sz="0" w:space="0" w:color="auto"/>
        <w:bottom w:val="none" w:sz="0" w:space="0" w:color="auto"/>
        <w:right w:val="none" w:sz="0" w:space="0" w:color="auto"/>
      </w:divBdr>
    </w:div>
    <w:div w:id="212928639">
      <w:bodyDiv w:val="1"/>
      <w:marLeft w:val="0"/>
      <w:marRight w:val="0"/>
      <w:marTop w:val="0"/>
      <w:marBottom w:val="0"/>
      <w:divBdr>
        <w:top w:val="none" w:sz="0" w:space="0" w:color="auto"/>
        <w:left w:val="none" w:sz="0" w:space="0" w:color="auto"/>
        <w:bottom w:val="none" w:sz="0" w:space="0" w:color="auto"/>
        <w:right w:val="none" w:sz="0" w:space="0" w:color="auto"/>
      </w:divBdr>
    </w:div>
    <w:div w:id="270209446">
      <w:bodyDiv w:val="1"/>
      <w:marLeft w:val="0"/>
      <w:marRight w:val="0"/>
      <w:marTop w:val="0"/>
      <w:marBottom w:val="0"/>
      <w:divBdr>
        <w:top w:val="none" w:sz="0" w:space="0" w:color="auto"/>
        <w:left w:val="none" w:sz="0" w:space="0" w:color="auto"/>
        <w:bottom w:val="none" w:sz="0" w:space="0" w:color="auto"/>
        <w:right w:val="none" w:sz="0" w:space="0" w:color="auto"/>
      </w:divBdr>
    </w:div>
    <w:div w:id="332341344">
      <w:bodyDiv w:val="1"/>
      <w:marLeft w:val="0"/>
      <w:marRight w:val="0"/>
      <w:marTop w:val="0"/>
      <w:marBottom w:val="0"/>
      <w:divBdr>
        <w:top w:val="none" w:sz="0" w:space="0" w:color="auto"/>
        <w:left w:val="none" w:sz="0" w:space="0" w:color="auto"/>
        <w:bottom w:val="none" w:sz="0" w:space="0" w:color="auto"/>
        <w:right w:val="none" w:sz="0" w:space="0" w:color="auto"/>
      </w:divBdr>
    </w:div>
    <w:div w:id="353774334">
      <w:bodyDiv w:val="1"/>
      <w:marLeft w:val="0"/>
      <w:marRight w:val="0"/>
      <w:marTop w:val="0"/>
      <w:marBottom w:val="0"/>
      <w:divBdr>
        <w:top w:val="none" w:sz="0" w:space="0" w:color="auto"/>
        <w:left w:val="none" w:sz="0" w:space="0" w:color="auto"/>
        <w:bottom w:val="none" w:sz="0" w:space="0" w:color="auto"/>
        <w:right w:val="none" w:sz="0" w:space="0" w:color="auto"/>
      </w:divBdr>
    </w:div>
    <w:div w:id="391579371">
      <w:bodyDiv w:val="1"/>
      <w:marLeft w:val="0"/>
      <w:marRight w:val="0"/>
      <w:marTop w:val="0"/>
      <w:marBottom w:val="0"/>
      <w:divBdr>
        <w:top w:val="none" w:sz="0" w:space="0" w:color="auto"/>
        <w:left w:val="none" w:sz="0" w:space="0" w:color="auto"/>
        <w:bottom w:val="none" w:sz="0" w:space="0" w:color="auto"/>
        <w:right w:val="none" w:sz="0" w:space="0" w:color="auto"/>
      </w:divBdr>
    </w:div>
    <w:div w:id="411704467">
      <w:bodyDiv w:val="1"/>
      <w:marLeft w:val="0"/>
      <w:marRight w:val="0"/>
      <w:marTop w:val="0"/>
      <w:marBottom w:val="0"/>
      <w:divBdr>
        <w:top w:val="none" w:sz="0" w:space="0" w:color="auto"/>
        <w:left w:val="none" w:sz="0" w:space="0" w:color="auto"/>
        <w:bottom w:val="none" w:sz="0" w:space="0" w:color="auto"/>
        <w:right w:val="none" w:sz="0" w:space="0" w:color="auto"/>
      </w:divBdr>
    </w:div>
    <w:div w:id="428082945">
      <w:bodyDiv w:val="1"/>
      <w:marLeft w:val="0"/>
      <w:marRight w:val="0"/>
      <w:marTop w:val="0"/>
      <w:marBottom w:val="0"/>
      <w:divBdr>
        <w:top w:val="none" w:sz="0" w:space="0" w:color="auto"/>
        <w:left w:val="none" w:sz="0" w:space="0" w:color="auto"/>
        <w:bottom w:val="none" w:sz="0" w:space="0" w:color="auto"/>
        <w:right w:val="none" w:sz="0" w:space="0" w:color="auto"/>
      </w:divBdr>
    </w:div>
    <w:div w:id="453449088">
      <w:bodyDiv w:val="1"/>
      <w:marLeft w:val="0"/>
      <w:marRight w:val="0"/>
      <w:marTop w:val="0"/>
      <w:marBottom w:val="0"/>
      <w:divBdr>
        <w:top w:val="none" w:sz="0" w:space="0" w:color="auto"/>
        <w:left w:val="none" w:sz="0" w:space="0" w:color="auto"/>
        <w:bottom w:val="none" w:sz="0" w:space="0" w:color="auto"/>
        <w:right w:val="none" w:sz="0" w:space="0" w:color="auto"/>
      </w:divBdr>
    </w:div>
    <w:div w:id="474102061">
      <w:bodyDiv w:val="1"/>
      <w:marLeft w:val="0"/>
      <w:marRight w:val="0"/>
      <w:marTop w:val="0"/>
      <w:marBottom w:val="0"/>
      <w:divBdr>
        <w:top w:val="none" w:sz="0" w:space="0" w:color="auto"/>
        <w:left w:val="none" w:sz="0" w:space="0" w:color="auto"/>
        <w:bottom w:val="none" w:sz="0" w:space="0" w:color="auto"/>
        <w:right w:val="none" w:sz="0" w:space="0" w:color="auto"/>
      </w:divBdr>
    </w:div>
    <w:div w:id="506292342">
      <w:bodyDiv w:val="1"/>
      <w:marLeft w:val="0"/>
      <w:marRight w:val="0"/>
      <w:marTop w:val="0"/>
      <w:marBottom w:val="0"/>
      <w:divBdr>
        <w:top w:val="none" w:sz="0" w:space="0" w:color="auto"/>
        <w:left w:val="none" w:sz="0" w:space="0" w:color="auto"/>
        <w:bottom w:val="none" w:sz="0" w:space="0" w:color="auto"/>
        <w:right w:val="none" w:sz="0" w:space="0" w:color="auto"/>
      </w:divBdr>
      <w:divsChild>
        <w:div w:id="445808389">
          <w:marLeft w:val="0"/>
          <w:marRight w:val="0"/>
          <w:marTop w:val="0"/>
          <w:marBottom w:val="0"/>
          <w:divBdr>
            <w:top w:val="none" w:sz="0" w:space="0" w:color="auto"/>
            <w:left w:val="none" w:sz="0" w:space="0" w:color="auto"/>
            <w:bottom w:val="none" w:sz="0" w:space="0" w:color="auto"/>
            <w:right w:val="none" w:sz="0" w:space="0" w:color="auto"/>
          </w:divBdr>
          <w:divsChild>
            <w:div w:id="77798139">
              <w:marLeft w:val="0"/>
              <w:marRight w:val="0"/>
              <w:marTop w:val="0"/>
              <w:marBottom w:val="0"/>
              <w:divBdr>
                <w:top w:val="none" w:sz="0" w:space="0" w:color="auto"/>
                <w:left w:val="none" w:sz="0" w:space="0" w:color="auto"/>
                <w:bottom w:val="none" w:sz="0" w:space="0" w:color="auto"/>
                <w:right w:val="none" w:sz="0" w:space="0" w:color="auto"/>
              </w:divBdr>
              <w:divsChild>
                <w:div w:id="2121340896">
                  <w:marLeft w:val="0"/>
                  <w:marRight w:val="0"/>
                  <w:marTop w:val="0"/>
                  <w:marBottom w:val="0"/>
                  <w:divBdr>
                    <w:top w:val="none" w:sz="0" w:space="0" w:color="auto"/>
                    <w:left w:val="none" w:sz="0" w:space="0" w:color="auto"/>
                    <w:bottom w:val="none" w:sz="0" w:space="0" w:color="auto"/>
                    <w:right w:val="none" w:sz="0" w:space="0" w:color="auto"/>
                  </w:divBdr>
                  <w:divsChild>
                    <w:div w:id="919488697">
                      <w:marLeft w:val="0"/>
                      <w:marRight w:val="0"/>
                      <w:marTop w:val="0"/>
                      <w:marBottom w:val="0"/>
                      <w:divBdr>
                        <w:top w:val="none" w:sz="0" w:space="0" w:color="auto"/>
                        <w:left w:val="none" w:sz="0" w:space="0" w:color="auto"/>
                        <w:bottom w:val="none" w:sz="0" w:space="0" w:color="auto"/>
                        <w:right w:val="none" w:sz="0" w:space="0" w:color="auto"/>
                      </w:divBdr>
                      <w:divsChild>
                        <w:div w:id="791750203">
                          <w:marLeft w:val="0"/>
                          <w:marRight w:val="0"/>
                          <w:marTop w:val="0"/>
                          <w:marBottom w:val="0"/>
                          <w:divBdr>
                            <w:top w:val="none" w:sz="0" w:space="0" w:color="auto"/>
                            <w:left w:val="none" w:sz="0" w:space="0" w:color="auto"/>
                            <w:bottom w:val="none" w:sz="0" w:space="0" w:color="auto"/>
                            <w:right w:val="none" w:sz="0" w:space="0" w:color="auto"/>
                          </w:divBdr>
                          <w:divsChild>
                            <w:div w:id="1577083869">
                              <w:marLeft w:val="0"/>
                              <w:marRight w:val="0"/>
                              <w:marTop w:val="0"/>
                              <w:marBottom w:val="0"/>
                              <w:divBdr>
                                <w:top w:val="none" w:sz="0" w:space="0" w:color="auto"/>
                                <w:left w:val="none" w:sz="0" w:space="0" w:color="auto"/>
                                <w:bottom w:val="none" w:sz="0" w:space="0" w:color="auto"/>
                                <w:right w:val="none" w:sz="0" w:space="0" w:color="auto"/>
                              </w:divBdr>
                              <w:divsChild>
                                <w:div w:id="1728452111">
                                  <w:marLeft w:val="0"/>
                                  <w:marRight w:val="0"/>
                                  <w:marTop w:val="0"/>
                                  <w:marBottom w:val="0"/>
                                  <w:divBdr>
                                    <w:top w:val="none" w:sz="0" w:space="0" w:color="auto"/>
                                    <w:left w:val="none" w:sz="0" w:space="0" w:color="auto"/>
                                    <w:bottom w:val="none" w:sz="0" w:space="0" w:color="auto"/>
                                    <w:right w:val="none" w:sz="0" w:space="0" w:color="auto"/>
                                  </w:divBdr>
                                  <w:divsChild>
                                    <w:div w:id="8480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77949">
      <w:bodyDiv w:val="1"/>
      <w:marLeft w:val="0"/>
      <w:marRight w:val="0"/>
      <w:marTop w:val="0"/>
      <w:marBottom w:val="0"/>
      <w:divBdr>
        <w:top w:val="none" w:sz="0" w:space="0" w:color="auto"/>
        <w:left w:val="none" w:sz="0" w:space="0" w:color="auto"/>
        <w:bottom w:val="none" w:sz="0" w:space="0" w:color="auto"/>
        <w:right w:val="none" w:sz="0" w:space="0" w:color="auto"/>
      </w:divBdr>
    </w:div>
    <w:div w:id="587811985">
      <w:bodyDiv w:val="1"/>
      <w:marLeft w:val="0"/>
      <w:marRight w:val="0"/>
      <w:marTop w:val="0"/>
      <w:marBottom w:val="0"/>
      <w:divBdr>
        <w:top w:val="none" w:sz="0" w:space="0" w:color="auto"/>
        <w:left w:val="none" w:sz="0" w:space="0" w:color="auto"/>
        <w:bottom w:val="none" w:sz="0" w:space="0" w:color="auto"/>
        <w:right w:val="none" w:sz="0" w:space="0" w:color="auto"/>
      </w:divBdr>
    </w:div>
    <w:div w:id="619066863">
      <w:bodyDiv w:val="1"/>
      <w:marLeft w:val="0"/>
      <w:marRight w:val="0"/>
      <w:marTop w:val="0"/>
      <w:marBottom w:val="0"/>
      <w:divBdr>
        <w:top w:val="none" w:sz="0" w:space="0" w:color="auto"/>
        <w:left w:val="none" w:sz="0" w:space="0" w:color="auto"/>
        <w:bottom w:val="none" w:sz="0" w:space="0" w:color="auto"/>
        <w:right w:val="none" w:sz="0" w:space="0" w:color="auto"/>
      </w:divBdr>
    </w:div>
    <w:div w:id="686297932">
      <w:bodyDiv w:val="1"/>
      <w:marLeft w:val="0"/>
      <w:marRight w:val="0"/>
      <w:marTop w:val="0"/>
      <w:marBottom w:val="0"/>
      <w:divBdr>
        <w:top w:val="none" w:sz="0" w:space="0" w:color="auto"/>
        <w:left w:val="none" w:sz="0" w:space="0" w:color="auto"/>
        <w:bottom w:val="none" w:sz="0" w:space="0" w:color="auto"/>
        <w:right w:val="none" w:sz="0" w:space="0" w:color="auto"/>
      </w:divBdr>
      <w:divsChild>
        <w:div w:id="1800954975">
          <w:marLeft w:val="0"/>
          <w:marRight w:val="0"/>
          <w:marTop w:val="0"/>
          <w:marBottom w:val="0"/>
          <w:divBdr>
            <w:top w:val="none" w:sz="0" w:space="0" w:color="auto"/>
            <w:left w:val="none" w:sz="0" w:space="0" w:color="auto"/>
            <w:bottom w:val="none" w:sz="0" w:space="0" w:color="auto"/>
            <w:right w:val="none" w:sz="0" w:space="0" w:color="auto"/>
          </w:divBdr>
          <w:divsChild>
            <w:div w:id="80836072">
              <w:marLeft w:val="0"/>
              <w:marRight w:val="0"/>
              <w:marTop w:val="0"/>
              <w:marBottom w:val="0"/>
              <w:divBdr>
                <w:top w:val="none" w:sz="0" w:space="0" w:color="auto"/>
                <w:left w:val="none" w:sz="0" w:space="0" w:color="auto"/>
                <w:bottom w:val="none" w:sz="0" w:space="0" w:color="auto"/>
                <w:right w:val="none" w:sz="0" w:space="0" w:color="auto"/>
              </w:divBdr>
            </w:div>
            <w:div w:id="158159323">
              <w:marLeft w:val="0"/>
              <w:marRight w:val="0"/>
              <w:marTop w:val="0"/>
              <w:marBottom w:val="0"/>
              <w:divBdr>
                <w:top w:val="none" w:sz="0" w:space="0" w:color="auto"/>
                <w:left w:val="none" w:sz="0" w:space="0" w:color="auto"/>
                <w:bottom w:val="none" w:sz="0" w:space="0" w:color="auto"/>
                <w:right w:val="none" w:sz="0" w:space="0" w:color="auto"/>
              </w:divBdr>
              <w:divsChild>
                <w:div w:id="1243299611">
                  <w:marLeft w:val="0"/>
                  <w:marRight w:val="0"/>
                  <w:marTop w:val="0"/>
                  <w:marBottom w:val="0"/>
                  <w:divBdr>
                    <w:top w:val="none" w:sz="0" w:space="0" w:color="auto"/>
                    <w:left w:val="none" w:sz="0" w:space="0" w:color="auto"/>
                    <w:bottom w:val="none" w:sz="0" w:space="0" w:color="auto"/>
                    <w:right w:val="none" w:sz="0" w:space="0" w:color="auto"/>
                  </w:divBdr>
                  <w:divsChild>
                    <w:div w:id="16743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74454">
              <w:marLeft w:val="0"/>
              <w:marRight w:val="0"/>
              <w:marTop w:val="0"/>
              <w:marBottom w:val="0"/>
              <w:divBdr>
                <w:top w:val="none" w:sz="0" w:space="0" w:color="auto"/>
                <w:left w:val="none" w:sz="0" w:space="0" w:color="auto"/>
                <w:bottom w:val="none" w:sz="0" w:space="0" w:color="auto"/>
                <w:right w:val="none" w:sz="0" w:space="0" w:color="auto"/>
              </w:divBdr>
            </w:div>
          </w:divsChild>
        </w:div>
        <w:div w:id="409427951">
          <w:marLeft w:val="0"/>
          <w:marRight w:val="0"/>
          <w:marTop w:val="0"/>
          <w:marBottom w:val="0"/>
          <w:divBdr>
            <w:top w:val="none" w:sz="0" w:space="0" w:color="auto"/>
            <w:left w:val="none" w:sz="0" w:space="0" w:color="auto"/>
            <w:bottom w:val="none" w:sz="0" w:space="0" w:color="auto"/>
            <w:right w:val="none" w:sz="0" w:space="0" w:color="auto"/>
          </w:divBdr>
          <w:divsChild>
            <w:div w:id="1622106120">
              <w:marLeft w:val="0"/>
              <w:marRight w:val="0"/>
              <w:marTop w:val="0"/>
              <w:marBottom w:val="0"/>
              <w:divBdr>
                <w:top w:val="none" w:sz="0" w:space="0" w:color="auto"/>
                <w:left w:val="none" w:sz="0" w:space="0" w:color="auto"/>
                <w:bottom w:val="none" w:sz="0" w:space="0" w:color="auto"/>
                <w:right w:val="none" w:sz="0" w:space="0" w:color="auto"/>
              </w:divBdr>
            </w:div>
            <w:div w:id="2139494544">
              <w:marLeft w:val="0"/>
              <w:marRight w:val="0"/>
              <w:marTop w:val="0"/>
              <w:marBottom w:val="0"/>
              <w:divBdr>
                <w:top w:val="none" w:sz="0" w:space="0" w:color="auto"/>
                <w:left w:val="none" w:sz="0" w:space="0" w:color="auto"/>
                <w:bottom w:val="none" w:sz="0" w:space="0" w:color="auto"/>
                <w:right w:val="none" w:sz="0" w:space="0" w:color="auto"/>
              </w:divBdr>
              <w:divsChild>
                <w:div w:id="1639602656">
                  <w:marLeft w:val="0"/>
                  <w:marRight w:val="0"/>
                  <w:marTop w:val="0"/>
                  <w:marBottom w:val="0"/>
                  <w:divBdr>
                    <w:top w:val="none" w:sz="0" w:space="0" w:color="auto"/>
                    <w:left w:val="none" w:sz="0" w:space="0" w:color="auto"/>
                    <w:bottom w:val="none" w:sz="0" w:space="0" w:color="auto"/>
                    <w:right w:val="none" w:sz="0" w:space="0" w:color="auto"/>
                  </w:divBdr>
                  <w:divsChild>
                    <w:div w:id="11500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2179">
              <w:marLeft w:val="0"/>
              <w:marRight w:val="0"/>
              <w:marTop w:val="0"/>
              <w:marBottom w:val="0"/>
              <w:divBdr>
                <w:top w:val="none" w:sz="0" w:space="0" w:color="auto"/>
                <w:left w:val="none" w:sz="0" w:space="0" w:color="auto"/>
                <w:bottom w:val="none" w:sz="0" w:space="0" w:color="auto"/>
                <w:right w:val="none" w:sz="0" w:space="0" w:color="auto"/>
              </w:divBdr>
            </w:div>
          </w:divsChild>
        </w:div>
        <w:div w:id="1417364414">
          <w:marLeft w:val="0"/>
          <w:marRight w:val="0"/>
          <w:marTop w:val="0"/>
          <w:marBottom w:val="0"/>
          <w:divBdr>
            <w:top w:val="none" w:sz="0" w:space="0" w:color="auto"/>
            <w:left w:val="none" w:sz="0" w:space="0" w:color="auto"/>
            <w:bottom w:val="none" w:sz="0" w:space="0" w:color="auto"/>
            <w:right w:val="none" w:sz="0" w:space="0" w:color="auto"/>
          </w:divBdr>
          <w:divsChild>
            <w:div w:id="1745487795">
              <w:marLeft w:val="0"/>
              <w:marRight w:val="0"/>
              <w:marTop w:val="0"/>
              <w:marBottom w:val="0"/>
              <w:divBdr>
                <w:top w:val="none" w:sz="0" w:space="0" w:color="auto"/>
                <w:left w:val="none" w:sz="0" w:space="0" w:color="auto"/>
                <w:bottom w:val="none" w:sz="0" w:space="0" w:color="auto"/>
                <w:right w:val="none" w:sz="0" w:space="0" w:color="auto"/>
              </w:divBdr>
            </w:div>
            <w:div w:id="1911232194">
              <w:marLeft w:val="0"/>
              <w:marRight w:val="0"/>
              <w:marTop w:val="0"/>
              <w:marBottom w:val="0"/>
              <w:divBdr>
                <w:top w:val="none" w:sz="0" w:space="0" w:color="auto"/>
                <w:left w:val="none" w:sz="0" w:space="0" w:color="auto"/>
                <w:bottom w:val="none" w:sz="0" w:space="0" w:color="auto"/>
                <w:right w:val="none" w:sz="0" w:space="0" w:color="auto"/>
              </w:divBdr>
              <w:divsChild>
                <w:div w:id="436489621">
                  <w:marLeft w:val="0"/>
                  <w:marRight w:val="0"/>
                  <w:marTop w:val="0"/>
                  <w:marBottom w:val="0"/>
                  <w:divBdr>
                    <w:top w:val="none" w:sz="0" w:space="0" w:color="auto"/>
                    <w:left w:val="none" w:sz="0" w:space="0" w:color="auto"/>
                    <w:bottom w:val="none" w:sz="0" w:space="0" w:color="auto"/>
                    <w:right w:val="none" w:sz="0" w:space="0" w:color="auto"/>
                  </w:divBdr>
                  <w:divsChild>
                    <w:div w:id="2022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363">
              <w:marLeft w:val="0"/>
              <w:marRight w:val="0"/>
              <w:marTop w:val="0"/>
              <w:marBottom w:val="0"/>
              <w:divBdr>
                <w:top w:val="none" w:sz="0" w:space="0" w:color="auto"/>
                <w:left w:val="none" w:sz="0" w:space="0" w:color="auto"/>
                <w:bottom w:val="none" w:sz="0" w:space="0" w:color="auto"/>
                <w:right w:val="none" w:sz="0" w:space="0" w:color="auto"/>
              </w:divBdr>
            </w:div>
          </w:divsChild>
        </w:div>
        <w:div w:id="2101174693">
          <w:marLeft w:val="0"/>
          <w:marRight w:val="0"/>
          <w:marTop w:val="0"/>
          <w:marBottom w:val="0"/>
          <w:divBdr>
            <w:top w:val="none" w:sz="0" w:space="0" w:color="auto"/>
            <w:left w:val="none" w:sz="0" w:space="0" w:color="auto"/>
            <w:bottom w:val="none" w:sz="0" w:space="0" w:color="auto"/>
            <w:right w:val="none" w:sz="0" w:space="0" w:color="auto"/>
          </w:divBdr>
          <w:divsChild>
            <w:div w:id="1288925948">
              <w:marLeft w:val="0"/>
              <w:marRight w:val="0"/>
              <w:marTop w:val="0"/>
              <w:marBottom w:val="0"/>
              <w:divBdr>
                <w:top w:val="none" w:sz="0" w:space="0" w:color="auto"/>
                <w:left w:val="none" w:sz="0" w:space="0" w:color="auto"/>
                <w:bottom w:val="none" w:sz="0" w:space="0" w:color="auto"/>
                <w:right w:val="none" w:sz="0" w:space="0" w:color="auto"/>
              </w:divBdr>
            </w:div>
            <w:div w:id="1502238561">
              <w:marLeft w:val="0"/>
              <w:marRight w:val="0"/>
              <w:marTop w:val="0"/>
              <w:marBottom w:val="0"/>
              <w:divBdr>
                <w:top w:val="none" w:sz="0" w:space="0" w:color="auto"/>
                <w:left w:val="none" w:sz="0" w:space="0" w:color="auto"/>
                <w:bottom w:val="none" w:sz="0" w:space="0" w:color="auto"/>
                <w:right w:val="none" w:sz="0" w:space="0" w:color="auto"/>
              </w:divBdr>
              <w:divsChild>
                <w:div w:id="1876966199">
                  <w:marLeft w:val="0"/>
                  <w:marRight w:val="0"/>
                  <w:marTop w:val="0"/>
                  <w:marBottom w:val="0"/>
                  <w:divBdr>
                    <w:top w:val="none" w:sz="0" w:space="0" w:color="auto"/>
                    <w:left w:val="none" w:sz="0" w:space="0" w:color="auto"/>
                    <w:bottom w:val="none" w:sz="0" w:space="0" w:color="auto"/>
                    <w:right w:val="none" w:sz="0" w:space="0" w:color="auto"/>
                  </w:divBdr>
                  <w:divsChild>
                    <w:div w:id="13603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6014">
              <w:marLeft w:val="0"/>
              <w:marRight w:val="0"/>
              <w:marTop w:val="0"/>
              <w:marBottom w:val="0"/>
              <w:divBdr>
                <w:top w:val="none" w:sz="0" w:space="0" w:color="auto"/>
                <w:left w:val="none" w:sz="0" w:space="0" w:color="auto"/>
                <w:bottom w:val="none" w:sz="0" w:space="0" w:color="auto"/>
                <w:right w:val="none" w:sz="0" w:space="0" w:color="auto"/>
              </w:divBdr>
            </w:div>
          </w:divsChild>
        </w:div>
        <w:div w:id="852766578">
          <w:marLeft w:val="0"/>
          <w:marRight w:val="0"/>
          <w:marTop w:val="0"/>
          <w:marBottom w:val="0"/>
          <w:divBdr>
            <w:top w:val="none" w:sz="0" w:space="0" w:color="auto"/>
            <w:left w:val="none" w:sz="0" w:space="0" w:color="auto"/>
            <w:bottom w:val="none" w:sz="0" w:space="0" w:color="auto"/>
            <w:right w:val="none" w:sz="0" w:space="0" w:color="auto"/>
          </w:divBdr>
          <w:divsChild>
            <w:div w:id="1628857898">
              <w:marLeft w:val="0"/>
              <w:marRight w:val="0"/>
              <w:marTop w:val="0"/>
              <w:marBottom w:val="0"/>
              <w:divBdr>
                <w:top w:val="none" w:sz="0" w:space="0" w:color="auto"/>
                <w:left w:val="none" w:sz="0" w:space="0" w:color="auto"/>
                <w:bottom w:val="none" w:sz="0" w:space="0" w:color="auto"/>
                <w:right w:val="none" w:sz="0" w:space="0" w:color="auto"/>
              </w:divBdr>
            </w:div>
            <w:div w:id="603390249">
              <w:marLeft w:val="0"/>
              <w:marRight w:val="0"/>
              <w:marTop w:val="0"/>
              <w:marBottom w:val="0"/>
              <w:divBdr>
                <w:top w:val="none" w:sz="0" w:space="0" w:color="auto"/>
                <w:left w:val="none" w:sz="0" w:space="0" w:color="auto"/>
                <w:bottom w:val="none" w:sz="0" w:space="0" w:color="auto"/>
                <w:right w:val="none" w:sz="0" w:space="0" w:color="auto"/>
              </w:divBdr>
              <w:divsChild>
                <w:div w:id="1106192227">
                  <w:marLeft w:val="0"/>
                  <w:marRight w:val="0"/>
                  <w:marTop w:val="0"/>
                  <w:marBottom w:val="0"/>
                  <w:divBdr>
                    <w:top w:val="none" w:sz="0" w:space="0" w:color="auto"/>
                    <w:left w:val="none" w:sz="0" w:space="0" w:color="auto"/>
                    <w:bottom w:val="none" w:sz="0" w:space="0" w:color="auto"/>
                    <w:right w:val="none" w:sz="0" w:space="0" w:color="auto"/>
                  </w:divBdr>
                  <w:divsChild>
                    <w:div w:id="196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6488">
      <w:bodyDiv w:val="1"/>
      <w:marLeft w:val="0"/>
      <w:marRight w:val="0"/>
      <w:marTop w:val="0"/>
      <w:marBottom w:val="0"/>
      <w:divBdr>
        <w:top w:val="none" w:sz="0" w:space="0" w:color="auto"/>
        <w:left w:val="none" w:sz="0" w:space="0" w:color="auto"/>
        <w:bottom w:val="none" w:sz="0" w:space="0" w:color="auto"/>
        <w:right w:val="none" w:sz="0" w:space="0" w:color="auto"/>
      </w:divBdr>
    </w:div>
    <w:div w:id="699354128">
      <w:bodyDiv w:val="1"/>
      <w:marLeft w:val="0"/>
      <w:marRight w:val="0"/>
      <w:marTop w:val="0"/>
      <w:marBottom w:val="0"/>
      <w:divBdr>
        <w:top w:val="none" w:sz="0" w:space="0" w:color="auto"/>
        <w:left w:val="none" w:sz="0" w:space="0" w:color="auto"/>
        <w:bottom w:val="none" w:sz="0" w:space="0" w:color="auto"/>
        <w:right w:val="none" w:sz="0" w:space="0" w:color="auto"/>
      </w:divBdr>
    </w:div>
    <w:div w:id="707728031">
      <w:bodyDiv w:val="1"/>
      <w:marLeft w:val="0"/>
      <w:marRight w:val="0"/>
      <w:marTop w:val="0"/>
      <w:marBottom w:val="0"/>
      <w:divBdr>
        <w:top w:val="none" w:sz="0" w:space="0" w:color="auto"/>
        <w:left w:val="none" w:sz="0" w:space="0" w:color="auto"/>
        <w:bottom w:val="none" w:sz="0" w:space="0" w:color="auto"/>
        <w:right w:val="none" w:sz="0" w:space="0" w:color="auto"/>
      </w:divBdr>
    </w:div>
    <w:div w:id="726026243">
      <w:bodyDiv w:val="1"/>
      <w:marLeft w:val="0"/>
      <w:marRight w:val="0"/>
      <w:marTop w:val="0"/>
      <w:marBottom w:val="0"/>
      <w:divBdr>
        <w:top w:val="none" w:sz="0" w:space="0" w:color="auto"/>
        <w:left w:val="none" w:sz="0" w:space="0" w:color="auto"/>
        <w:bottom w:val="none" w:sz="0" w:space="0" w:color="auto"/>
        <w:right w:val="none" w:sz="0" w:space="0" w:color="auto"/>
      </w:divBdr>
    </w:div>
    <w:div w:id="789663340">
      <w:bodyDiv w:val="1"/>
      <w:marLeft w:val="0"/>
      <w:marRight w:val="0"/>
      <w:marTop w:val="0"/>
      <w:marBottom w:val="0"/>
      <w:divBdr>
        <w:top w:val="none" w:sz="0" w:space="0" w:color="auto"/>
        <w:left w:val="none" w:sz="0" w:space="0" w:color="auto"/>
        <w:bottom w:val="none" w:sz="0" w:space="0" w:color="auto"/>
        <w:right w:val="none" w:sz="0" w:space="0" w:color="auto"/>
      </w:divBdr>
      <w:divsChild>
        <w:div w:id="1653635916">
          <w:marLeft w:val="0"/>
          <w:marRight w:val="0"/>
          <w:marTop w:val="0"/>
          <w:marBottom w:val="0"/>
          <w:divBdr>
            <w:top w:val="none" w:sz="0" w:space="0" w:color="auto"/>
            <w:left w:val="none" w:sz="0" w:space="0" w:color="auto"/>
            <w:bottom w:val="none" w:sz="0" w:space="0" w:color="auto"/>
            <w:right w:val="none" w:sz="0" w:space="0" w:color="auto"/>
          </w:divBdr>
          <w:divsChild>
            <w:div w:id="103034976">
              <w:marLeft w:val="0"/>
              <w:marRight w:val="0"/>
              <w:marTop w:val="0"/>
              <w:marBottom w:val="0"/>
              <w:divBdr>
                <w:top w:val="none" w:sz="0" w:space="0" w:color="auto"/>
                <w:left w:val="none" w:sz="0" w:space="0" w:color="auto"/>
                <w:bottom w:val="none" w:sz="0" w:space="0" w:color="auto"/>
                <w:right w:val="none" w:sz="0" w:space="0" w:color="auto"/>
              </w:divBdr>
              <w:divsChild>
                <w:div w:id="1827354181">
                  <w:marLeft w:val="0"/>
                  <w:marRight w:val="0"/>
                  <w:marTop w:val="0"/>
                  <w:marBottom w:val="0"/>
                  <w:divBdr>
                    <w:top w:val="none" w:sz="0" w:space="0" w:color="auto"/>
                    <w:left w:val="none" w:sz="0" w:space="0" w:color="auto"/>
                    <w:bottom w:val="none" w:sz="0" w:space="0" w:color="auto"/>
                    <w:right w:val="none" w:sz="0" w:space="0" w:color="auto"/>
                  </w:divBdr>
                  <w:divsChild>
                    <w:div w:id="697051772">
                      <w:marLeft w:val="0"/>
                      <w:marRight w:val="0"/>
                      <w:marTop w:val="0"/>
                      <w:marBottom w:val="0"/>
                      <w:divBdr>
                        <w:top w:val="none" w:sz="0" w:space="0" w:color="auto"/>
                        <w:left w:val="none" w:sz="0" w:space="0" w:color="auto"/>
                        <w:bottom w:val="none" w:sz="0" w:space="0" w:color="auto"/>
                        <w:right w:val="none" w:sz="0" w:space="0" w:color="auto"/>
                      </w:divBdr>
                      <w:divsChild>
                        <w:div w:id="1169294120">
                          <w:marLeft w:val="0"/>
                          <w:marRight w:val="0"/>
                          <w:marTop w:val="0"/>
                          <w:marBottom w:val="0"/>
                          <w:divBdr>
                            <w:top w:val="none" w:sz="0" w:space="0" w:color="auto"/>
                            <w:left w:val="none" w:sz="0" w:space="0" w:color="auto"/>
                            <w:bottom w:val="none" w:sz="0" w:space="0" w:color="auto"/>
                            <w:right w:val="none" w:sz="0" w:space="0" w:color="auto"/>
                          </w:divBdr>
                          <w:divsChild>
                            <w:div w:id="744189211">
                              <w:marLeft w:val="0"/>
                              <w:marRight w:val="0"/>
                              <w:marTop w:val="0"/>
                              <w:marBottom w:val="0"/>
                              <w:divBdr>
                                <w:top w:val="none" w:sz="0" w:space="0" w:color="auto"/>
                                <w:left w:val="none" w:sz="0" w:space="0" w:color="auto"/>
                                <w:bottom w:val="none" w:sz="0" w:space="0" w:color="auto"/>
                                <w:right w:val="none" w:sz="0" w:space="0" w:color="auto"/>
                              </w:divBdr>
                              <w:divsChild>
                                <w:div w:id="573592950">
                                  <w:marLeft w:val="0"/>
                                  <w:marRight w:val="0"/>
                                  <w:marTop w:val="0"/>
                                  <w:marBottom w:val="0"/>
                                  <w:divBdr>
                                    <w:top w:val="none" w:sz="0" w:space="0" w:color="auto"/>
                                    <w:left w:val="none" w:sz="0" w:space="0" w:color="auto"/>
                                    <w:bottom w:val="none" w:sz="0" w:space="0" w:color="auto"/>
                                    <w:right w:val="none" w:sz="0" w:space="0" w:color="auto"/>
                                  </w:divBdr>
                                  <w:divsChild>
                                    <w:div w:id="9084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880099">
      <w:bodyDiv w:val="1"/>
      <w:marLeft w:val="0"/>
      <w:marRight w:val="0"/>
      <w:marTop w:val="0"/>
      <w:marBottom w:val="0"/>
      <w:divBdr>
        <w:top w:val="none" w:sz="0" w:space="0" w:color="auto"/>
        <w:left w:val="none" w:sz="0" w:space="0" w:color="auto"/>
        <w:bottom w:val="none" w:sz="0" w:space="0" w:color="auto"/>
        <w:right w:val="none" w:sz="0" w:space="0" w:color="auto"/>
      </w:divBdr>
    </w:div>
    <w:div w:id="803499008">
      <w:bodyDiv w:val="1"/>
      <w:marLeft w:val="0"/>
      <w:marRight w:val="0"/>
      <w:marTop w:val="0"/>
      <w:marBottom w:val="0"/>
      <w:divBdr>
        <w:top w:val="none" w:sz="0" w:space="0" w:color="auto"/>
        <w:left w:val="none" w:sz="0" w:space="0" w:color="auto"/>
        <w:bottom w:val="none" w:sz="0" w:space="0" w:color="auto"/>
        <w:right w:val="none" w:sz="0" w:space="0" w:color="auto"/>
      </w:divBdr>
    </w:div>
    <w:div w:id="829100237">
      <w:bodyDiv w:val="1"/>
      <w:marLeft w:val="0"/>
      <w:marRight w:val="0"/>
      <w:marTop w:val="0"/>
      <w:marBottom w:val="0"/>
      <w:divBdr>
        <w:top w:val="none" w:sz="0" w:space="0" w:color="auto"/>
        <w:left w:val="none" w:sz="0" w:space="0" w:color="auto"/>
        <w:bottom w:val="none" w:sz="0" w:space="0" w:color="auto"/>
        <w:right w:val="none" w:sz="0" w:space="0" w:color="auto"/>
      </w:divBdr>
    </w:div>
    <w:div w:id="864102266">
      <w:bodyDiv w:val="1"/>
      <w:marLeft w:val="0"/>
      <w:marRight w:val="0"/>
      <w:marTop w:val="0"/>
      <w:marBottom w:val="0"/>
      <w:divBdr>
        <w:top w:val="none" w:sz="0" w:space="0" w:color="auto"/>
        <w:left w:val="none" w:sz="0" w:space="0" w:color="auto"/>
        <w:bottom w:val="none" w:sz="0" w:space="0" w:color="auto"/>
        <w:right w:val="none" w:sz="0" w:space="0" w:color="auto"/>
      </w:divBdr>
      <w:divsChild>
        <w:div w:id="47799290">
          <w:marLeft w:val="0"/>
          <w:marRight w:val="0"/>
          <w:marTop w:val="0"/>
          <w:marBottom w:val="0"/>
          <w:divBdr>
            <w:top w:val="none" w:sz="0" w:space="0" w:color="auto"/>
            <w:left w:val="none" w:sz="0" w:space="0" w:color="auto"/>
            <w:bottom w:val="none" w:sz="0" w:space="0" w:color="auto"/>
            <w:right w:val="none" w:sz="0" w:space="0" w:color="auto"/>
          </w:divBdr>
          <w:divsChild>
            <w:div w:id="1617760227">
              <w:marLeft w:val="0"/>
              <w:marRight w:val="0"/>
              <w:marTop w:val="0"/>
              <w:marBottom w:val="0"/>
              <w:divBdr>
                <w:top w:val="none" w:sz="0" w:space="0" w:color="auto"/>
                <w:left w:val="none" w:sz="0" w:space="0" w:color="auto"/>
                <w:bottom w:val="none" w:sz="0" w:space="0" w:color="auto"/>
                <w:right w:val="none" w:sz="0" w:space="0" w:color="auto"/>
              </w:divBdr>
              <w:divsChild>
                <w:div w:id="774330120">
                  <w:marLeft w:val="0"/>
                  <w:marRight w:val="0"/>
                  <w:marTop w:val="0"/>
                  <w:marBottom w:val="0"/>
                  <w:divBdr>
                    <w:top w:val="none" w:sz="0" w:space="0" w:color="auto"/>
                    <w:left w:val="none" w:sz="0" w:space="0" w:color="auto"/>
                    <w:bottom w:val="none" w:sz="0" w:space="0" w:color="auto"/>
                    <w:right w:val="none" w:sz="0" w:space="0" w:color="auto"/>
                  </w:divBdr>
                  <w:divsChild>
                    <w:div w:id="454952741">
                      <w:marLeft w:val="0"/>
                      <w:marRight w:val="0"/>
                      <w:marTop w:val="0"/>
                      <w:marBottom w:val="0"/>
                      <w:divBdr>
                        <w:top w:val="none" w:sz="0" w:space="0" w:color="auto"/>
                        <w:left w:val="none" w:sz="0" w:space="0" w:color="auto"/>
                        <w:bottom w:val="none" w:sz="0" w:space="0" w:color="auto"/>
                        <w:right w:val="none" w:sz="0" w:space="0" w:color="auto"/>
                      </w:divBdr>
                      <w:divsChild>
                        <w:div w:id="1564297617">
                          <w:marLeft w:val="0"/>
                          <w:marRight w:val="0"/>
                          <w:marTop w:val="0"/>
                          <w:marBottom w:val="0"/>
                          <w:divBdr>
                            <w:top w:val="none" w:sz="0" w:space="0" w:color="auto"/>
                            <w:left w:val="none" w:sz="0" w:space="0" w:color="auto"/>
                            <w:bottom w:val="none" w:sz="0" w:space="0" w:color="auto"/>
                            <w:right w:val="none" w:sz="0" w:space="0" w:color="auto"/>
                          </w:divBdr>
                          <w:divsChild>
                            <w:div w:id="1661956623">
                              <w:marLeft w:val="0"/>
                              <w:marRight w:val="0"/>
                              <w:marTop w:val="0"/>
                              <w:marBottom w:val="0"/>
                              <w:divBdr>
                                <w:top w:val="none" w:sz="0" w:space="0" w:color="auto"/>
                                <w:left w:val="none" w:sz="0" w:space="0" w:color="auto"/>
                                <w:bottom w:val="none" w:sz="0" w:space="0" w:color="auto"/>
                                <w:right w:val="none" w:sz="0" w:space="0" w:color="auto"/>
                              </w:divBdr>
                              <w:divsChild>
                                <w:div w:id="1733887759">
                                  <w:marLeft w:val="0"/>
                                  <w:marRight w:val="0"/>
                                  <w:marTop w:val="0"/>
                                  <w:marBottom w:val="0"/>
                                  <w:divBdr>
                                    <w:top w:val="none" w:sz="0" w:space="0" w:color="auto"/>
                                    <w:left w:val="none" w:sz="0" w:space="0" w:color="auto"/>
                                    <w:bottom w:val="none" w:sz="0" w:space="0" w:color="auto"/>
                                    <w:right w:val="none" w:sz="0" w:space="0" w:color="auto"/>
                                  </w:divBdr>
                                  <w:divsChild>
                                    <w:div w:id="15773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6674">
                          <w:marLeft w:val="0"/>
                          <w:marRight w:val="0"/>
                          <w:marTop w:val="0"/>
                          <w:marBottom w:val="0"/>
                          <w:divBdr>
                            <w:top w:val="none" w:sz="0" w:space="0" w:color="auto"/>
                            <w:left w:val="none" w:sz="0" w:space="0" w:color="auto"/>
                            <w:bottom w:val="none" w:sz="0" w:space="0" w:color="auto"/>
                            <w:right w:val="none" w:sz="0" w:space="0" w:color="auto"/>
                          </w:divBdr>
                          <w:divsChild>
                            <w:div w:id="1701783426">
                              <w:marLeft w:val="0"/>
                              <w:marRight w:val="0"/>
                              <w:marTop w:val="0"/>
                              <w:marBottom w:val="0"/>
                              <w:divBdr>
                                <w:top w:val="none" w:sz="0" w:space="0" w:color="auto"/>
                                <w:left w:val="none" w:sz="0" w:space="0" w:color="auto"/>
                                <w:bottom w:val="none" w:sz="0" w:space="0" w:color="auto"/>
                                <w:right w:val="none" w:sz="0" w:space="0" w:color="auto"/>
                              </w:divBdr>
                              <w:divsChild>
                                <w:div w:id="18080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92245">
      <w:bodyDiv w:val="1"/>
      <w:marLeft w:val="0"/>
      <w:marRight w:val="0"/>
      <w:marTop w:val="0"/>
      <w:marBottom w:val="0"/>
      <w:divBdr>
        <w:top w:val="none" w:sz="0" w:space="0" w:color="auto"/>
        <w:left w:val="none" w:sz="0" w:space="0" w:color="auto"/>
        <w:bottom w:val="none" w:sz="0" w:space="0" w:color="auto"/>
        <w:right w:val="none" w:sz="0" w:space="0" w:color="auto"/>
      </w:divBdr>
    </w:div>
    <w:div w:id="964390557">
      <w:bodyDiv w:val="1"/>
      <w:marLeft w:val="0"/>
      <w:marRight w:val="0"/>
      <w:marTop w:val="0"/>
      <w:marBottom w:val="0"/>
      <w:divBdr>
        <w:top w:val="none" w:sz="0" w:space="0" w:color="auto"/>
        <w:left w:val="none" w:sz="0" w:space="0" w:color="auto"/>
        <w:bottom w:val="none" w:sz="0" w:space="0" w:color="auto"/>
        <w:right w:val="none" w:sz="0" w:space="0" w:color="auto"/>
      </w:divBdr>
    </w:div>
    <w:div w:id="1035889124">
      <w:bodyDiv w:val="1"/>
      <w:marLeft w:val="0"/>
      <w:marRight w:val="0"/>
      <w:marTop w:val="0"/>
      <w:marBottom w:val="0"/>
      <w:divBdr>
        <w:top w:val="none" w:sz="0" w:space="0" w:color="auto"/>
        <w:left w:val="none" w:sz="0" w:space="0" w:color="auto"/>
        <w:bottom w:val="none" w:sz="0" w:space="0" w:color="auto"/>
        <w:right w:val="none" w:sz="0" w:space="0" w:color="auto"/>
      </w:divBdr>
    </w:div>
    <w:div w:id="1037202129">
      <w:bodyDiv w:val="1"/>
      <w:marLeft w:val="0"/>
      <w:marRight w:val="0"/>
      <w:marTop w:val="0"/>
      <w:marBottom w:val="0"/>
      <w:divBdr>
        <w:top w:val="none" w:sz="0" w:space="0" w:color="auto"/>
        <w:left w:val="none" w:sz="0" w:space="0" w:color="auto"/>
        <w:bottom w:val="none" w:sz="0" w:space="0" w:color="auto"/>
        <w:right w:val="none" w:sz="0" w:space="0" w:color="auto"/>
      </w:divBdr>
    </w:div>
    <w:div w:id="1059011843">
      <w:bodyDiv w:val="1"/>
      <w:marLeft w:val="0"/>
      <w:marRight w:val="0"/>
      <w:marTop w:val="0"/>
      <w:marBottom w:val="0"/>
      <w:divBdr>
        <w:top w:val="none" w:sz="0" w:space="0" w:color="auto"/>
        <w:left w:val="none" w:sz="0" w:space="0" w:color="auto"/>
        <w:bottom w:val="none" w:sz="0" w:space="0" w:color="auto"/>
        <w:right w:val="none" w:sz="0" w:space="0" w:color="auto"/>
      </w:divBdr>
      <w:divsChild>
        <w:div w:id="595405375">
          <w:marLeft w:val="0"/>
          <w:marRight w:val="0"/>
          <w:marTop w:val="0"/>
          <w:marBottom w:val="0"/>
          <w:divBdr>
            <w:top w:val="none" w:sz="0" w:space="0" w:color="auto"/>
            <w:left w:val="none" w:sz="0" w:space="0" w:color="auto"/>
            <w:bottom w:val="none" w:sz="0" w:space="0" w:color="auto"/>
            <w:right w:val="none" w:sz="0" w:space="0" w:color="auto"/>
          </w:divBdr>
          <w:divsChild>
            <w:div w:id="951783713">
              <w:marLeft w:val="0"/>
              <w:marRight w:val="0"/>
              <w:marTop w:val="0"/>
              <w:marBottom w:val="0"/>
              <w:divBdr>
                <w:top w:val="none" w:sz="0" w:space="0" w:color="auto"/>
                <w:left w:val="none" w:sz="0" w:space="0" w:color="auto"/>
                <w:bottom w:val="none" w:sz="0" w:space="0" w:color="auto"/>
                <w:right w:val="none" w:sz="0" w:space="0" w:color="auto"/>
              </w:divBdr>
              <w:divsChild>
                <w:div w:id="2103144914">
                  <w:marLeft w:val="0"/>
                  <w:marRight w:val="0"/>
                  <w:marTop w:val="0"/>
                  <w:marBottom w:val="0"/>
                  <w:divBdr>
                    <w:top w:val="none" w:sz="0" w:space="0" w:color="auto"/>
                    <w:left w:val="none" w:sz="0" w:space="0" w:color="auto"/>
                    <w:bottom w:val="none" w:sz="0" w:space="0" w:color="auto"/>
                    <w:right w:val="none" w:sz="0" w:space="0" w:color="auto"/>
                  </w:divBdr>
                  <w:divsChild>
                    <w:div w:id="132674381">
                      <w:marLeft w:val="0"/>
                      <w:marRight w:val="0"/>
                      <w:marTop w:val="0"/>
                      <w:marBottom w:val="0"/>
                      <w:divBdr>
                        <w:top w:val="none" w:sz="0" w:space="0" w:color="auto"/>
                        <w:left w:val="none" w:sz="0" w:space="0" w:color="auto"/>
                        <w:bottom w:val="none" w:sz="0" w:space="0" w:color="auto"/>
                        <w:right w:val="none" w:sz="0" w:space="0" w:color="auto"/>
                      </w:divBdr>
                      <w:divsChild>
                        <w:div w:id="1826820441">
                          <w:marLeft w:val="0"/>
                          <w:marRight w:val="0"/>
                          <w:marTop w:val="0"/>
                          <w:marBottom w:val="0"/>
                          <w:divBdr>
                            <w:top w:val="none" w:sz="0" w:space="0" w:color="auto"/>
                            <w:left w:val="none" w:sz="0" w:space="0" w:color="auto"/>
                            <w:bottom w:val="none" w:sz="0" w:space="0" w:color="auto"/>
                            <w:right w:val="none" w:sz="0" w:space="0" w:color="auto"/>
                          </w:divBdr>
                          <w:divsChild>
                            <w:div w:id="1268654162">
                              <w:marLeft w:val="0"/>
                              <w:marRight w:val="0"/>
                              <w:marTop w:val="0"/>
                              <w:marBottom w:val="0"/>
                              <w:divBdr>
                                <w:top w:val="none" w:sz="0" w:space="0" w:color="auto"/>
                                <w:left w:val="none" w:sz="0" w:space="0" w:color="auto"/>
                                <w:bottom w:val="none" w:sz="0" w:space="0" w:color="auto"/>
                                <w:right w:val="none" w:sz="0" w:space="0" w:color="auto"/>
                              </w:divBdr>
                              <w:divsChild>
                                <w:div w:id="1483883880">
                                  <w:marLeft w:val="0"/>
                                  <w:marRight w:val="0"/>
                                  <w:marTop w:val="0"/>
                                  <w:marBottom w:val="0"/>
                                  <w:divBdr>
                                    <w:top w:val="none" w:sz="0" w:space="0" w:color="auto"/>
                                    <w:left w:val="none" w:sz="0" w:space="0" w:color="auto"/>
                                    <w:bottom w:val="none" w:sz="0" w:space="0" w:color="auto"/>
                                    <w:right w:val="none" w:sz="0" w:space="0" w:color="auto"/>
                                  </w:divBdr>
                                  <w:divsChild>
                                    <w:div w:id="8403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3932">
                          <w:marLeft w:val="0"/>
                          <w:marRight w:val="0"/>
                          <w:marTop w:val="0"/>
                          <w:marBottom w:val="0"/>
                          <w:divBdr>
                            <w:top w:val="none" w:sz="0" w:space="0" w:color="auto"/>
                            <w:left w:val="none" w:sz="0" w:space="0" w:color="auto"/>
                            <w:bottom w:val="none" w:sz="0" w:space="0" w:color="auto"/>
                            <w:right w:val="none" w:sz="0" w:space="0" w:color="auto"/>
                          </w:divBdr>
                          <w:divsChild>
                            <w:div w:id="1100956443">
                              <w:marLeft w:val="0"/>
                              <w:marRight w:val="0"/>
                              <w:marTop w:val="0"/>
                              <w:marBottom w:val="0"/>
                              <w:divBdr>
                                <w:top w:val="none" w:sz="0" w:space="0" w:color="auto"/>
                                <w:left w:val="none" w:sz="0" w:space="0" w:color="auto"/>
                                <w:bottom w:val="none" w:sz="0" w:space="0" w:color="auto"/>
                                <w:right w:val="none" w:sz="0" w:space="0" w:color="auto"/>
                              </w:divBdr>
                              <w:divsChild>
                                <w:div w:id="2333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896368">
      <w:bodyDiv w:val="1"/>
      <w:marLeft w:val="0"/>
      <w:marRight w:val="0"/>
      <w:marTop w:val="0"/>
      <w:marBottom w:val="0"/>
      <w:divBdr>
        <w:top w:val="none" w:sz="0" w:space="0" w:color="auto"/>
        <w:left w:val="none" w:sz="0" w:space="0" w:color="auto"/>
        <w:bottom w:val="none" w:sz="0" w:space="0" w:color="auto"/>
        <w:right w:val="none" w:sz="0" w:space="0" w:color="auto"/>
      </w:divBdr>
    </w:div>
    <w:div w:id="1127167767">
      <w:bodyDiv w:val="1"/>
      <w:marLeft w:val="0"/>
      <w:marRight w:val="0"/>
      <w:marTop w:val="0"/>
      <w:marBottom w:val="0"/>
      <w:divBdr>
        <w:top w:val="none" w:sz="0" w:space="0" w:color="auto"/>
        <w:left w:val="none" w:sz="0" w:space="0" w:color="auto"/>
        <w:bottom w:val="none" w:sz="0" w:space="0" w:color="auto"/>
        <w:right w:val="none" w:sz="0" w:space="0" w:color="auto"/>
      </w:divBdr>
    </w:div>
    <w:div w:id="1160315438">
      <w:bodyDiv w:val="1"/>
      <w:marLeft w:val="0"/>
      <w:marRight w:val="0"/>
      <w:marTop w:val="0"/>
      <w:marBottom w:val="0"/>
      <w:divBdr>
        <w:top w:val="none" w:sz="0" w:space="0" w:color="auto"/>
        <w:left w:val="none" w:sz="0" w:space="0" w:color="auto"/>
        <w:bottom w:val="none" w:sz="0" w:space="0" w:color="auto"/>
        <w:right w:val="none" w:sz="0" w:space="0" w:color="auto"/>
      </w:divBdr>
    </w:div>
    <w:div w:id="1186291459">
      <w:bodyDiv w:val="1"/>
      <w:marLeft w:val="0"/>
      <w:marRight w:val="0"/>
      <w:marTop w:val="0"/>
      <w:marBottom w:val="0"/>
      <w:divBdr>
        <w:top w:val="none" w:sz="0" w:space="0" w:color="auto"/>
        <w:left w:val="none" w:sz="0" w:space="0" w:color="auto"/>
        <w:bottom w:val="none" w:sz="0" w:space="0" w:color="auto"/>
        <w:right w:val="none" w:sz="0" w:space="0" w:color="auto"/>
      </w:divBdr>
    </w:div>
    <w:div w:id="1187409927">
      <w:bodyDiv w:val="1"/>
      <w:marLeft w:val="0"/>
      <w:marRight w:val="0"/>
      <w:marTop w:val="0"/>
      <w:marBottom w:val="0"/>
      <w:divBdr>
        <w:top w:val="none" w:sz="0" w:space="0" w:color="auto"/>
        <w:left w:val="none" w:sz="0" w:space="0" w:color="auto"/>
        <w:bottom w:val="none" w:sz="0" w:space="0" w:color="auto"/>
        <w:right w:val="none" w:sz="0" w:space="0" w:color="auto"/>
      </w:divBdr>
    </w:div>
    <w:div w:id="1283003889">
      <w:bodyDiv w:val="1"/>
      <w:marLeft w:val="0"/>
      <w:marRight w:val="0"/>
      <w:marTop w:val="0"/>
      <w:marBottom w:val="0"/>
      <w:divBdr>
        <w:top w:val="none" w:sz="0" w:space="0" w:color="auto"/>
        <w:left w:val="none" w:sz="0" w:space="0" w:color="auto"/>
        <w:bottom w:val="none" w:sz="0" w:space="0" w:color="auto"/>
        <w:right w:val="none" w:sz="0" w:space="0" w:color="auto"/>
      </w:divBdr>
    </w:div>
    <w:div w:id="1351450455">
      <w:bodyDiv w:val="1"/>
      <w:marLeft w:val="0"/>
      <w:marRight w:val="0"/>
      <w:marTop w:val="0"/>
      <w:marBottom w:val="0"/>
      <w:divBdr>
        <w:top w:val="none" w:sz="0" w:space="0" w:color="auto"/>
        <w:left w:val="none" w:sz="0" w:space="0" w:color="auto"/>
        <w:bottom w:val="none" w:sz="0" w:space="0" w:color="auto"/>
        <w:right w:val="none" w:sz="0" w:space="0" w:color="auto"/>
      </w:divBdr>
    </w:div>
    <w:div w:id="1355107221">
      <w:bodyDiv w:val="1"/>
      <w:marLeft w:val="0"/>
      <w:marRight w:val="0"/>
      <w:marTop w:val="0"/>
      <w:marBottom w:val="0"/>
      <w:divBdr>
        <w:top w:val="none" w:sz="0" w:space="0" w:color="auto"/>
        <w:left w:val="none" w:sz="0" w:space="0" w:color="auto"/>
        <w:bottom w:val="none" w:sz="0" w:space="0" w:color="auto"/>
        <w:right w:val="none" w:sz="0" w:space="0" w:color="auto"/>
      </w:divBdr>
    </w:div>
    <w:div w:id="1360013419">
      <w:bodyDiv w:val="1"/>
      <w:marLeft w:val="0"/>
      <w:marRight w:val="0"/>
      <w:marTop w:val="0"/>
      <w:marBottom w:val="0"/>
      <w:divBdr>
        <w:top w:val="none" w:sz="0" w:space="0" w:color="auto"/>
        <w:left w:val="none" w:sz="0" w:space="0" w:color="auto"/>
        <w:bottom w:val="none" w:sz="0" w:space="0" w:color="auto"/>
        <w:right w:val="none" w:sz="0" w:space="0" w:color="auto"/>
      </w:divBdr>
    </w:div>
    <w:div w:id="1417752655">
      <w:bodyDiv w:val="1"/>
      <w:marLeft w:val="0"/>
      <w:marRight w:val="0"/>
      <w:marTop w:val="0"/>
      <w:marBottom w:val="0"/>
      <w:divBdr>
        <w:top w:val="none" w:sz="0" w:space="0" w:color="auto"/>
        <w:left w:val="none" w:sz="0" w:space="0" w:color="auto"/>
        <w:bottom w:val="none" w:sz="0" w:space="0" w:color="auto"/>
        <w:right w:val="none" w:sz="0" w:space="0" w:color="auto"/>
      </w:divBdr>
    </w:div>
    <w:div w:id="1444615069">
      <w:bodyDiv w:val="1"/>
      <w:marLeft w:val="0"/>
      <w:marRight w:val="0"/>
      <w:marTop w:val="0"/>
      <w:marBottom w:val="0"/>
      <w:divBdr>
        <w:top w:val="none" w:sz="0" w:space="0" w:color="auto"/>
        <w:left w:val="none" w:sz="0" w:space="0" w:color="auto"/>
        <w:bottom w:val="none" w:sz="0" w:space="0" w:color="auto"/>
        <w:right w:val="none" w:sz="0" w:space="0" w:color="auto"/>
      </w:divBdr>
    </w:div>
    <w:div w:id="1517429172">
      <w:bodyDiv w:val="1"/>
      <w:marLeft w:val="0"/>
      <w:marRight w:val="0"/>
      <w:marTop w:val="0"/>
      <w:marBottom w:val="0"/>
      <w:divBdr>
        <w:top w:val="none" w:sz="0" w:space="0" w:color="auto"/>
        <w:left w:val="none" w:sz="0" w:space="0" w:color="auto"/>
        <w:bottom w:val="none" w:sz="0" w:space="0" w:color="auto"/>
        <w:right w:val="none" w:sz="0" w:space="0" w:color="auto"/>
      </w:divBdr>
    </w:div>
    <w:div w:id="1530098894">
      <w:bodyDiv w:val="1"/>
      <w:marLeft w:val="0"/>
      <w:marRight w:val="0"/>
      <w:marTop w:val="0"/>
      <w:marBottom w:val="0"/>
      <w:divBdr>
        <w:top w:val="none" w:sz="0" w:space="0" w:color="auto"/>
        <w:left w:val="none" w:sz="0" w:space="0" w:color="auto"/>
        <w:bottom w:val="none" w:sz="0" w:space="0" w:color="auto"/>
        <w:right w:val="none" w:sz="0" w:space="0" w:color="auto"/>
      </w:divBdr>
      <w:divsChild>
        <w:div w:id="1448697027">
          <w:marLeft w:val="0"/>
          <w:marRight w:val="0"/>
          <w:marTop w:val="0"/>
          <w:marBottom w:val="0"/>
          <w:divBdr>
            <w:top w:val="none" w:sz="0" w:space="0" w:color="auto"/>
            <w:left w:val="none" w:sz="0" w:space="0" w:color="auto"/>
            <w:bottom w:val="none" w:sz="0" w:space="0" w:color="auto"/>
            <w:right w:val="none" w:sz="0" w:space="0" w:color="auto"/>
          </w:divBdr>
          <w:divsChild>
            <w:div w:id="755975829">
              <w:marLeft w:val="0"/>
              <w:marRight w:val="0"/>
              <w:marTop w:val="0"/>
              <w:marBottom w:val="0"/>
              <w:divBdr>
                <w:top w:val="none" w:sz="0" w:space="0" w:color="auto"/>
                <w:left w:val="none" w:sz="0" w:space="0" w:color="auto"/>
                <w:bottom w:val="none" w:sz="0" w:space="0" w:color="auto"/>
                <w:right w:val="none" w:sz="0" w:space="0" w:color="auto"/>
              </w:divBdr>
              <w:divsChild>
                <w:div w:id="1507598353">
                  <w:marLeft w:val="0"/>
                  <w:marRight w:val="0"/>
                  <w:marTop w:val="0"/>
                  <w:marBottom w:val="0"/>
                  <w:divBdr>
                    <w:top w:val="none" w:sz="0" w:space="0" w:color="auto"/>
                    <w:left w:val="none" w:sz="0" w:space="0" w:color="auto"/>
                    <w:bottom w:val="none" w:sz="0" w:space="0" w:color="auto"/>
                    <w:right w:val="none" w:sz="0" w:space="0" w:color="auto"/>
                  </w:divBdr>
                  <w:divsChild>
                    <w:div w:id="614597981">
                      <w:marLeft w:val="0"/>
                      <w:marRight w:val="0"/>
                      <w:marTop w:val="0"/>
                      <w:marBottom w:val="0"/>
                      <w:divBdr>
                        <w:top w:val="none" w:sz="0" w:space="0" w:color="auto"/>
                        <w:left w:val="none" w:sz="0" w:space="0" w:color="auto"/>
                        <w:bottom w:val="none" w:sz="0" w:space="0" w:color="auto"/>
                        <w:right w:val="none" w:sz="0" w:space="0" w:color="auto"/>
                      </w:divBdr>
                      <w:divsChild>
                        <w:div w:id="182282462">
                          <w:marLeft w:val="0"/>
                          <w:marRight w:val="0"/>
                          <w:marTop w:val="0"/>
                          <w:marBottom w:val="0"/>
                          <w:divBdr>
                            <w:top w:val="none" w:sz="0" w:space="0" w:color="auto"/>
                            <w:left w:val="none" w:sz="0" w:space="0" w:color="auto"/>
                            <w:bottom w:val="none" w:sz="0" w:space="0" w:color="auto"/>
                            <w:right w:val="none" w:sz="0" w:space="0" w:color="auto"/>
                          </w:divBdr>
                          <w:divsChild>
                            <w:div w:id="1334651804">
                              <w:marLeft w:val="0"/>
                              <w:marRight w:val="0"/>
                              <w:marTop w:val="0"/>
                              <w:marBottom w:val="0"/>
                              <w:divBdr>
                                <w:top w:val="none" w:sz="0" w:space="0" w:color="auto"/>
                                <w:left w:val="none" w:sz="0" w:space="0" w:color="auto"/>
                                <w:bottom w:val="none" w:sz="0" w:space="0" w:color="auto"/>
                                <w:right w:val="none" w:sz="0" w:space="0" w:color="auto"/>
                              </w:divBdr>
                              <w:divsChild>
                                <w:div w:id="1534341692">
                                  <w:marLeft w:val="0"/>
                                  <w:marRight w:val="0"/>
                                  <w:marTop w:val="0"/>
                                  <w:marBottom w:val="0"/>
                                  <w:divBdr>
                                    <w:top w:val="none" w:sz="0" w:space="0" w:color="auto"/>
                                    <w:left w:val="none" w:sz="0" w:space="0" w:color="auto"/>
                                    <w:bottom w:val="none" w:sz="0" w:space="0" w:color="auto"/>
                                    <w:right w:val="none" w:sz="0" w:space="0" w:color="auto"/>
                                  </w:divBdr>
                                  <w:divsChild>
                                    <w:div w:id="16376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257776">
      <w:bodyDiv w:val="1"/>
      <w:marLeft w:val="0"/>
      <w:marRight w:val="0"/>
      <w:marTop w:val="0"/>
      <w:marBottom w:val="0"/>
      <w:divBdr>
        <w:top w:val="none" w:sz="0" w:space="0" w:color="auto"/>
        <w:left w:val="none" w:sz="0" w:space="0" w:color="auto"/>
        <w:bottom w:val="none" w:sz="0" w:space="0" w:color="auto"/>
        <w:right w:val="none" w:sz="0" w:space="0" w:color="auto"/>
      </w:divBdr>
    </w:div>
    <w:div w:id="1644308131">
      <w:bodyDiv w:val="1"/>
      <w:marLeft w:val="0"/>
      <w:marRight w:val="0"/>
      <w:marTop w:val="0"/>
      <w:marBottom w:val="0"/>
      <w:divBdr>
        <w:top w:val="none" w:sz="0" w:space="0" w:color="auto"/>
        <w:left w:val="none" w:sz="0" w:space="0" w:color="auto"/>
        <w:bottom w:val="none" w:sz="0" w:space="0" w:color="auto"/>
        <w:right w:val="none" w:sz="0" w:space="0" w:color="auto"/>
      </w:divBdr>
    </w:div>
    <w:div w:id="1750079204">
      <w:bodyDiv w:val="1"/>
      <w:marLeft w:val="0"/>
      <w:marRight w:val="0"/>
      <w:marTop w:val="0"/>
      <w:marBottom w:val="0"/>
      <w:divBdr>
        <w:top w:val="none" w:sz="0" w:space="0" w:color="auto"/>
        <w:left w:val="none" w:sz="0" w:space="0" w:color="auto"/>
        <w:bottom w:val="none" w:sz="0" w:space="0" w:color="auto"/>
        <w:right w:val="none" w:sz="0" w:space="0" w:color="auto"/>
      </w:divBdr>
      <w:divsChild>
        <w:div w:id="1190534180">
          <w:marLeft w:val="0"/>
          <w:marRight w:val="0"/>
          <w:marTop w:val="0"/>
          <w:marBottom w:val="0"/>
          <w:divBdr>
            <w:top w:val="none" w:sz="0" w:space="0" w:color="auto"/>
            <w:left w:val="none" w:sz="0" w:space="0" w:color="auto"/>
            <w:bottom w:val="none" w:sz="0" w:space="0" w:color="auto"/>
            <w:right w:val="none" w:sz="0" w:space="0" w:color="auto"/>
          </w:divBdr>
          <w:divsChild>
            <w:div w:id="509873236">
              <w:marLeft w:val="0"/>
              <w:marRight w:val="0"/>
              <w:marTop w:val="0"/>
              <w:marBottom w:val="0"/>
              <w:divBdr>
                <w:top w:val="none" w:sz="0" w:space="0" w:color="auto"/>
                <w:left w:val="none" w:sz="0" w:space="0" w:color="auto"/>
                <w:bottom w:val="none" w:sz="0" w:space="0" w:color="auto"/>
                <w:right w:val="none" w:sz="0" w:space="0" w:color="auto"/>
              </w:divBdr>
            </w:div>
            <w:div w:id="195849595">
              <w:marLeft w:val="0"/>
              <w:marRight w:val="0"/>
              <w:marTop w:val="0"/>
              <w:marBottom w:val="0"/>
              <w:divBdr>
                <w:top w:val="none" w:sz="0" w:space="0" w:color="auto"/>
                <w:left w:val="none" w:sz="0" w:space="0" w:color="auto"/>
                <w:bottom w:val="none" w:sz="0" w:space="0" w:color="auto"/>
                <w:right w:val="none" w:sz="0" w:space="0" w:color="auto"/>
              </w:divBdr>
              <w:divsChild>
                <w:div w:id="201283600">
                  <w:marLeft w:val="0"/>
                  <w:marRight w:val="0"/>
                  <w:marTop w:val="0"/>
                  <w:marBottom w:val="0"/>
                  <w:divBdr>
                    <w:top w:val="none" w:sz="0" w:space="0" w:color="auto"/>
                    <w:left w:val="none" w:sz="0" w:space="0" w:color="auto"/>
                    <w:bottom w:val="none" w:sz="0" w:space="0" w:color="auto"/>
                    <w:right w:val="none" w:sz="0" w:space="0" w:color="auto"/>
                  </w:divBdr>
                  <w:divsChild>
                    <w:div w:id="18244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313">
              <w:marLeft w:val="0"/>
              <w:marRight w:val="0"/>
              <w:marTop w:val="0"/>
              <w:marBottom w:val="0"/>
              <w:divBdr>
                <w:top w:val="none" w:sz="0" w:space="0" w:color="auto"/>
                <w:left w:val="none" w:sz="0" w:space="0" w:color="auto"/>
                <w:bottom w:val="none" w:sz="0" w:space="0" w:color="auto"/>
                <w:right w:val="none" w:sz="0" w:space="0" w:color="auto"/>
              </w:divBdr>
            </w:div>
          </w:divsChild>
        </w:div>
        <w:div w:id="475878047">
          <w:marLeft w:val="0"/>
          <w:marRight w:val="0"/>
          <w:marTop w:val="0"/>
          <w:marBottom w:val="0"/>
          <w:divBdr>
            <w:top w:val="none" w:sz="0" w:space="0" w:color="auto"/>
            <w:left w:val="none" w:sz="0" w:space="0" w:color="auto"/>
            <w:bottom w:val="none" w:sz="0" w:space="0" w:color="auto"/>
            <w:right w:val="none" w:sz="0" w:space="0" w:color="auto"/>
          </w:divBdr>
          <w:divsChild>
            <w:div w:id="166945515">
              <w:marLeft w:val="0"/>
              <w:marRight w:val="0"/>
              <w:marTop w:val="0"/>
              <w:marBottom w:val="0"/>
              <w:divBdr>
                <w:top w:val="none" w:sz="0" w:space="0" w:color="auto"/>
                <w:left w:val="none" w:sz="0" w:space="0" w:color="auto"/>
                <w:bottom w:val="none" w:sz="0" w:space="0" w:color="auto"/>
                <w:right w:val="none" w:sz="0" w:space="0" w:color="auto"/>
              </w:divBdr>
            </w:div>
            <w:div w:id="576676000">
              <w:marLeft w:val="0"/>
              <w:marRight w:val="0"/>
              <w:marTop w:val="0"/>
              <w:marBottom w:val="0"/>
              <w:divBdr>
                <w:top w:val="none" w:sz="0" w:space="0" w:color="auto"/>
                <w:left w:val="none" w:sz="0" w:space="0" w:color="auto"/>
                <w:bottom w:val="none" w:sz="0" w:space="0" w:color="auto"/>
                <w:right w:val="none" w:sz="0" w:space="0" w:color="auto"/>
              </w:divBdr>
              <w:divsChild>
                <w:div w:id="2144419101">
                  <w:marLeft w:val="0"/>
                  <w:marRight w:val="0"/>
                  <w:marTop w:val="0"/>
                  <w:marBottom w:val="0"/>
                  <w:divBdr>
                    <w:top w:val="none" w:sz="0" w:space="0" w:color="auto"/>
                    <w:left w:val="none" w:sz="0" w:space="0" w:color="auto"/>
                    <w:bottom w:val="none" w:sz="0" w:space="0" w:color="auto"/>
                    <w:right w:val="none" w:sz="0" w:space="0" w:color="auto"/>
                  </w:divBdr>
                  <w:divsChild>
                    <w:div w:id="975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9645">
              <w:marLeft w:val="0"/>
              <w:marRight w:val="0"/>
              <w:marTop w:val="0"/>
              <w:marBottom w:val="0"/>
              <w:divBdr>
                <w:top w:val="none" w:sz="0" w:space="0" w:color="auto"/>
                <w:left w:val="none" w:sz="0" w:space="0" w:color="auto"/>
                <w:bottom w:val="none" w:sz="0" w:space="0" w:color="auto"/>
                <w:right w:val="none" w:sz="0" w:space="0" w:color="auto"/>
              </w:divBdr>
            </w:div>
          </w:divsChild>
        </w:div>
        <w:div w:id="1422794279">
          <w:marLeft w:val="0"/>
          <w:marRight w:val="0"/>
          <w:marTop w:val="0"/>
          <w:marBottom w:val="0"/>
          <w:divBdr>
            <w:top w:val="none" w:sz="0" w:space="0" w:color="auto"/>
            <w:left w:val="none" w:sz="0" w:space="0" w:color="auto"/>
            <w:bottom w:val="none" w:sz="0" w:space="0" w:color="auto"/>
            <w:right w:val="none" w:sz="0" w:space="0" w:color="auto"/>
          </w:divBdr>
          <w:divsChild>
            <w:div w:id="1548569625">
              <w:marLeft w:val="0"/>
              <w:marRight w:val="0"/>
              <w:marTop w:val="0"/>
              <w:marBottom w:val="0"/>
              <w:divBdr>
                <w:top w:val="none" w:sz="0" w:space="0" w:color="auto"/>
                <w:left w:val="none" w:sz="0" w:space="0" w:color="auto"/>
                <w:bottom w:val="none" w:sz="0" w:space="0" w:color="auto"/>
                <w:right w:val="none" w:sz="0" w:space="0" w:color="auto"/>
              </w:divBdr>
            </w:div>
            <w:div w:id="2095323222">
              <w:marLeft w:val="0"/>
              <w:marRight w:val="0"/>
              <w:marTop w:val="0"/>
              <w:marBottom w:val="0"/>
              <w:divBdr>
                <w:top w:val="none" w:sz="0" w:space="0" w:color="auto"/>
                <w:left w:val="none" w:sz="0" w:space="0" w:color="auto"/>
                <w:bottom w:val="none" w:sz="0" w:space="0" w:color="auto"/>
                <w:right w:val="none" w:sz="0" w:space="0" w:color="auto"/>
              </w:divBdr>
              <w:divsChild>
                <w:div w:id="1188789857">
                  <w:marLeft w:val="0"/>
                  <w:marRight w:val="0"/>
                  <w:marTop w:val="0"/>
                  <w:marBottom w:val="0"/>
                  <w:divBdr>
                    <w:top w:val="none" w:sz="0" w:space="0" w:color="auto"/>
                    <w:left w:val="none" w:sz="0" w:space="0" w:color="auto"/>
                    <w:bottom w:val="none" w:sz="0" w:space="0" w:color="auto"/>
                    <w:right w:val="none" w:sz="0" w:space="0" w:color="auto"/>
                  </w:divBdr>
                  <w:divsChild>
                    <w:div w:id="178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1076">
              <w:marLeft w:val="0"/>
              <w:marRight w:val="0"/>
              <w:marTop w:val="0"/>
              <w:marBottom w:val="0"/>
              <w:divBdr>
                <w:top w:val="none" w:sz="0" w:space="0" w:color="auto"/>
                <w:left w:val="none" w:sz="0" w:space="0" w:color="auto"/>
                <w:bottom w:val="none" w:sz="0" w:space="0" w:color="auto"/>
                <w:right w:val="none" w:sz="0" w:space="0" w:color="auto"/>
              </w:divBdr>
            </w:div>
          </w:divsChild>
        </w:div>
        <w:div w:id="1048607418">
          <w:marLeft w:val="0"/>
          <w:marRight w:val="0"/>
          <w:marTop w:val="0"/>
          <w:marBottom w:val="0"/>
          <w:divBdr>
            <w:top w:val="none" w:sz="0" w:space="0" w:color="auto"/>
            <w:left w:val="none" w:sz="0" w:space="0" w:color="auto"/>
            <w:bottom w:val="none" w:sz="0" w:space="0" w:color="auto"/>
            <w:right w:val="none" w:sz="0" w:space="0" w:color="auto"/>
          </w:divBdr>
          <w:divsChild>
            <w:div w:id="1876892652">
              <w:marLeft w:val="0"/>
              <w:marRight w:val="0"/>
              <w:marTop w:val="0"/>
              <w:marBottom w:val="0"/>
              <w:divBdr>
                <w:top w:val="none" w:sz="0" w:space="0" w:color="auto"/>
                <w:left w:val="none" w:sz="0" w:space="0" w:color="auto"/>
                <w:bottom w:val="none" w:sz="0" w:space="0" w:color="auto"/>
                <w:right w:val="none" w:sz="0" w:space="0" w:color="auto"/>
              </w:divBdr>
            </w:div>
            <w:div w:id="226190707">
              <w:marLeft w:val="0"/>
              <w:marRight w:val="0"/>
              <w:marTop w:val="0"/>
              <w:marBottom w:val="0"/>
              <w:divBdr>
                <w:top w:val="none" w:sz="0" w:space="0" w:color="auto"/>
                <w:left w:val="none" w:sz="0" w:space="0" w:color="auto"/>
                <w:bottom w:val="none" w:sz="0" w:space="0" w:color="auto"/>
                <w:right w:val="none" w:sz="0" w:space="0" w:color="auto"/>
              </w:divBdr>
              <w:divsChild>
                <w:div w:id="658655441">
                  <w:marLeft w:val="0"/>
                  <w:marRight w:val="0"/>
                  <w:marTop w:val="0"/>
                  <w:marBottom w:val="0"/>
                  <w:divBdr>
                    <w:top w:val="none" w:sz="0" w:space="0" w:color="auto"/>
                    <w:left w:val="none" w:sz="0" w:space="0" w:color="auto"/>
                    <w:bottom w:val="none" w:sz="0" w:space="0" w:color="auto"/>
                    <w:right w:val="none" w:sz="0" w:space="0" w:color="auto"/>
                  </w:divBdr>
                  <w:divsChild>
                    <w:div w:id="9638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466">
              <w:marLeft w:val="0"/>
              <w:marRight w:val="0"/>
              <w:marTop w:val="0"/>
              <w:marBottom w:val="0"/>
              <w:divBdr>
                <w:top w:val="none" w:sz="0" w:space="0" w:color="auto"/>
                <w:left w:val="none" w:sz="0" w:space="0" w:color="auto"/>
                <w:bottom w:val="none" w:sz="0" w:space="0" w:color="auto"/>
                <w:right w:val="none" w:sz="0" w:space="0" w:color="auto"/>
              </w:divBdr>
            </w:div>
          </w:divsChild>
        </w:div>
        <w:div w:id="1053961983">
          <w:marLeft w:val="0"/>
          <w:marRight w:val="0"/>
          <w:marTop w:val="0"/>
          <w:marBottom w:val="0"/>
          <w:divBdr>
            <w:top w:val="none" w:sz="0" w:space="0" w:color="auto"/>
            <w:left w:val="none" w:sz="0" w:space="0" w:color="auto"/>
            <w:bottom w:val="none" w:sz="0" w:space="0" w:color="auto"/>
            <w:right w:val="none" w:sz="0" w:space="0" w:color="auto"/>
          </w:divBdr>
          <w:divsChild>
            <w:div w:id="737826316">
              <w:marLeft w:val="0"/>
              <w:marRight w:val="0"/>
              <w:marTop w:val="0"/>
              <w:marBottom w:val="0"/>
              <w:divBdr>
                <w:top w:val="none" w:sz="0" w:space="0" w:color="auto"/>
                <w:left w:val="none" w:sz="0" w:space="0" w:color="auto"/>
                <w:bottom w:val="none" w:sz="0" w:space="0" w:color="auto"/>
                <w:right w:val="none" w:sz="0" w:space="0" w:color="auto"/>
              </w:divBdr>
            </w:div>
            <w:div w:id="847017145">
              <w:marLeft w:val="0"/>
              <w:marRight w:val="0"/>
              <w:marTop w:val="0"/>
              <w:marBottom w:val="0"/>
              <w:divBdr>
                <w:top w:val="none" w:sz="0" w:space="0" w:color="auto"/>
                <w:left w:val="none" w:sz="0" w:space="0" w:color="auto"/>
                <w:bottom w:val="none" w:sz="0" w:space="0" w:color="auto"/>
                <w:right w:val="none" w:sz="0" w:space="0" w:color="auto"/>
              </w:divBdr>
              <w:divsChild>
                <w:div w:id="1943221960">
                  <w:marLeft w:val="0"/>
                  <w:marRight w:val="0"/>
                  <w:marTop w:val="0"/>
                  <w:marBottom w:val="0"/>
                  <w:divBdr>
                    <w:top w:val="none" w:sz="0" w:space="0" w:color="auto"/>
                    <w:left w:val="none" w:sz="0" w:space="0" w:color="auto"/>
                    <w:bottom w:val="none" w:sz="0" w:space="0" w:color="auto"/>
                    <w:right w:val="none" w:sz="0" w:space="0" w:color="auto"/>
                  </w:divBdr>
                  <w:divsChild>
                    <w:div w:id="7088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163">
      <w:bodyDiv w:val="1"/>
      <w:marLeft w:val="0"/>
      <w:marRight w:val="0"/>
      <w:marTop w:val="0"/>
      <w:marBottom w:val="0"/>
      <w:divBdr>
        <w:top w:val="none" w:sz="0" w:space="0" w:color="auto"/>
        <w:left w:val="none" w:sz="0" w:space="0" w:color="auto"/>
        <w:bottom w:val="none" w:sz="0" w:space="0" w:color="auto"/>
        <w:right w:val="none" w:sz="0" w:space="0" w:color="auto"/>
      </w:divBdr>
      <w:divsChild>
        <w:div w:id="1878659646">
          <w:marLeft w:val="0"/>
          <w:marRight w:val="0"/>
          <w:marTop w:val="0"/>
          <w:marBottom w:val="0"/>
          <w:divBdr>
            <w:top w:val="none" w:sz="0" w:space="0" w:color="auto"/>
            <w:left w:val="none" w:sz="0" w:space="0" w:color="auto"/>
            <w:bottom w:val="none" w:sz="0" w:space="0" w:color="auto"/>
            <w:right w:val="none" w:sz="0" w:space="0" w:color="auto"/>
          </w:divBdr>
          <w:divsChild>
            <w:div w:id="1754929510">
              <w:marLeft w:val="0"/>
              <w:marRight w:val="0"/>
              <w:marTop w:val="0"/>
              <w:marBottom w:val="0"/>
              <w:divBdr>
                <w:top w:val="none" w:sz="0" w:space="0" w:color="auto"/>
                <w:left w:val="none" w:sz="0" w:space="0" w:color="auto"/>
                <w:bottom w:val="none" w:sz="0" w:space="0" w:color="auto"/>
                <w:right w:val="none" w:sz="0" w:space="0" w:color="auto"/>
              </w:divBdr>
              <w:divsChild>
                <w:div w:id="173082921">
                  <w:marLeft w:val="0"/>
                  <w:marRight w:val="0"/>
                  <w:marTop w:val="0"/>
                  <w:marBottom w:val="0"/>
                  <w:divBdr>
                    <w:top w:val="none" w:sz="0" w:space="0" w:color="auto"/>
                    <w:left w:val="none" w:sz="0" w:space="0" w:color="auto"/>
                    <w:bottom w:val="none" w:sz="0" w:space="0" w:color="auto"/>
                    <w:right w:val="none" w:sz="0" w:space="0" w:color="auto"/>
                  </w:divBdr>
                  <w:divsChild>
                    <w:div w:id="648437957">
                      <w:marLeft w:val="0"/>
                      <w:marRight w:val="0"/>
                      <w:marTop w:val="0"/>
                      <w:marBottom w:val="0"/>
                      <w:divBdr>
                        <w:top w:val="none" w:sz="0" w:space="0" w:color="auto"/>
                        <w:left w:val="none" w:sz="0" w:space="0" w:color="auto"/>
                        <w:bottom w:val="none" w:sz="0" w:space="0" w:color="auto"/>
                        <w:right w:val="none" w:sz="0" w:space="0" w:color="auto"/>
                      </w:divBdr>
                      <w:divsChild>
                        <w:div w:id="1795782642">
                          <w:marLeft w:val="0"/>
                          <w:marRight w:val="0"/>
                          <w:marTop w:val="0"/>
                          <w:marBottom w:val="0"/>
                          <w:divBdr>
                            <w:top w:val="none" w:sz="0" w:space="0" w:color="auto"/>
                            <w:left w:val="none" w:sz="0" w:space="0" w:color="auto"/>
                            <w:bottom w:val="none" w:sz="0" w:space="0" w:color="auto"/>
                            <w:right w:val="none" w:sz="0" w:space="0" w:color="auto"/>
                          </w:divBdr>
                          <w:divsChild>
                            <w:div w:id="1525512577">
                              <w:marLeft w:val="0"/>
                              <w:marRight w:val="0"/>
                              <w:marTop w:val="0"/>
                              <w:marBottom w:val="0"/>
                              <w:divBdr>
                                <w:top w:val="none" w:sz="0" w:space="0" w:color="auto"/>
                                <w:left w:val="none" w:sz="0" w:space="0" w:color="auto"/>
                                <w:bottom w:val="none" w:sz="0" w:space="0" w:color="auto"/>
                                <w:right w:val="none" w:sz="0" w:space="0" w:color="auto"/>
                              </w:divBdr>
                              <w:divsChild>
                                <w:div w:id="1281760997">
                                  <w:marLeft w:val="0"/>
                                  <w:marRight w:val="0"/>
                                  <w:marTop w:val="0"/>
                                  <w:marBottom w:val="0"/>
                                  <w:divBdr>
                                    <w:top w:val="none" w:sz="0" w:space="0" w:color="auto"/>
                                    <w:left w:val="none" w:sz="0" w:space="0" w:color="auto"/>
                                    <w:bottom w:val="none" w:sz="0" w:space="0" w:color="auto"/>
                                    <w:right w:val="none" w:sz="0" w:space="0" w:color="auto"/>
                                  </w:divBdr>
                                  <w:divsChild>
                                    <w:div w:id="7537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588670">
      <w:bodyDiv w:val="1"/>
      <w:marLeft w:val="0"/>
      <w:marRight w:val="0"/>
      <w:marTop w:val="0"/>
      <w:marBottom w:val="0"/>
      <w:divBdr>
        <w:top w:val="none" w:sz="0" w:space="0" w:color="auto"/>
        <w:left w:val="none" w:sz="0" w:space="0" w:color="auto"/>
        <w:bottom w:val="none" w:sz="0" w:space="0" w:color="auto"/>
        <w:right w:val="none" w:sz="0" w:space="0" w:color="auto"/>
      </w:divBdr>
    </w:div>
    <w:div w:id="1800606473">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46506107">
      <w:bodyDiv w:val="1"/>
      <w:marLeft w:val="0"/>
      <w:marRight w:val="0"/>
      <w:marTop w:val="0"/>
      <w:marBottom w:val="0"/>
      <w:divBdr>
        <w:top w:val="none" w:sz="0" w:space="0" w:color="auto"/>
        <w:left w:val="none" w:sz="0" w:space="0" w:color="auto"/>
        <w:bottom w:val="none" w:sz="0" w:space="0" w:color="auto"/>
        <w:right w:val="none" w:sz="0" w:space="0" w:color="auto"/>
      </w:divBdr>
    </w:div>
    <w:div w:id="1944723823">
      <w:bodyDiv w:val="1"/>
      <w:marLeft w:val="0"/>
      <w:marRight w:val="0"/>
      <w:marTop w:val="0"/>
      <w:marBottom w:val="0"/>
      <w:divBdr>
        <w:top w:val="none" w:sz="0" w:space="0" w:color="auto"/>
        <w:left w:val="none" w:sz="0" w:space="0" w:color="auto"/>
        <w:bottom w:val="none" w:sz="0" w:space="0" w:color="auto"/>
        <w:right w:val="none" w:sz="0" w:space="0" w:color="auto"/>
      </w:divBdr>
    </w:div>
    <w:div w:id="1973168095">
      <w:bodyDiv w:val="1"/>
      <w:marLeft w:val="0"/>
      <w:marRight w:val="0"/>
      <w:marTop w:val="0"/>
      <w:marBottom w:val="0"/>
      <w:divBdr>
        <w:top w:val="none" w:sz="0" w:space="0" w:color="auto"/>
        <w:left w:val="none" w:sz="0" w:space="0" w:color="auto"/>
        <w:bottom w:val="none" w:sz="0" w:space="0" w:color="auto"/>
        <w:right w:val="none" w:sz="0" w:space="0" w:color="auto"/>
      </w:divBdr>
    </w:div>
    <w:div w:id="1998533916">
      <w:bodyDiv w:val="1"/>
      <w:marLeft w:val="0"/>
      <w:marRight w:val="0"/>
      <w:marTop w:val="0"/>
      <w:marBottom w:val="0"/>
      <w:divBdr>
        <w:top w:val="none" w:sz="0" w:space="0" w:color="auto"/>
        <w:left w:val="none" w:sz="0" w:space="0" w:color="auto"/>
        <w:bottom w:val="none" w:sz="0" w:space="0" w:color="auto"/>
        <w:right w:val="none" w:sz="0" w:space="0" w:color="auto"/>
      </w:divBdr>
    </w:div>
    <w:div w:id="2044287837">
      <w:bodyDiv w:val="1"/>
      <w:marLeft w:val="0"/>
      <w:marRight w:val="0"/>
      <w:marTop w:val="0"/>
      <w:marBottom w:val="0"/>
      <w:divBdr>
        <w:top w:val="none" w:sz="0" w:space="0" w:color="auto"/>
        <w:left w:val="none" w:sz="0" w:space="0" w:color="auto"/>
        <w:bottom w:val="none" w:sz="0" w:space="0" w:color="auto"/>
        <w:right w:val="none" w:sz="0" w:space="0" w:color="auto"/>
      </w:divBdr>
    </w:div>
    <w:div w:id="2053380120">
      <w:bodyDiv w:val="1"/>
      <w:marLeft w:val="0"/>
      <w:marRight w:val="0"/>
      <w:marTop w:val="0"/>
      <w:marBottom w:val="0"/>
      <w:divBdr>
        <w:top w:val="none" w:sz="0" w:space="0" w:color="auto"/>
        <w:left w:val="none" w:sz="0" w:space="0" w:color="auto"/>
        <w:bottom w:val="none" w:sz="0" w:space="0" w:color="auto"/>
        <w:right w:val="none" w:sz="0" w:space="0" w:color="auto"/>
      </w:divBdr>
    </w:div>
    <w:div w:id="2112702837">
      <w:bodyDiv w:val="1"/>
      <w:marLeft w:val="0"/>
      <w:marRight w:val="0"/>
      <w:marTop w:val="0"/>
      <w:marBottom w:val="0"/>
      <w:divBdr>
        <w:top w:val="none" w:sz="0" w:space="0" w:color="auto"/>
        <w:left w:val="none" w:sz="0" w:space="0" w:color="auto"/>
        <w:bottom w:val="none" w:sz="0" w:space="0" w:color="auto"/>
        <w:right w:val="none" w:sz="0" w:space="0" w:color="auto"/>
      </w:divBdr>
      <w:divsChild>
        <w:div w:id="98259256">
          <w:marLeft w:val="0"/>
          <w:marRight w:val="0"/>
          <w:marTop w:val="0"/>
          <w:marBottom w:val="0"/>
          <w:divBdr>
            <w:top w:val="none" w:sz="0" w:space="0" w:color="auto"/>
            <w:left w:val="none" w:sz="0" w:space="0" w:color="auto"/>
            <w:bottom w:val="none" w:sz="0" w:space="0" w:color="auto"/>
            <w:right w:val="none" w:sz="0" w:space="0" w:color="auto"/>
          </w:divBdr>
          <w:divsChild>
            <w:div w:id="474759713">
              <w:marLeft w:val="0"/>
              <w:marRight w:val="0"/>
              <w:marTop w:val="0"/>
              <w:marBottom w:val="0"/>
              <w:divBdr>
                <w:top w:val="none" w:sz="0" w:space="0" w:color="auto"/>
                <w:left w:val="none" w:sz="0" w:space="0" w:color="auto"/>
                <w:bottom w:val="none" w:sz="0" w:space="0" w:color="auto"/>
                <w:right w:val="none" w:sz="0" w:space="0" w:color="auto"/>
              </w:divBdr>
              <w:divsChild>
                <w:div w:id="1644235691">
                  <w:marLeft w:val="0"/>
                  <w:marRight w:val="0"/>
                  <w:marTop w:val="0"/>
                  <w:marBottom w:val="0"/>
                  <w:divBdr>
                    <w:top w:val="none" w:sz="0" w:space="0" w:color="auto"/>
                    <w:left w:val="none" w:sz="0" w:space="0" w:color="auto"/>
                    <w:bottom w:val="none" w:sz="0" w:space="0" w:color="auto"/>
                    <w:right w:val="none" w:sz="0" w:space="0" w:color="auto"/>
                  </w:divBdr>
                  <w:divsChild>
                    <w:div w:id="549264225">
                      <w:marLeft w:val="0"/>
                      <w:marRight w:val="0"/>
                      <w:marTop w:val="0"/>
                      <w:marBottom w:val="0"/>
                      <w:divBdr>
                        <w:top w:val="none" w:sz="0" w:space="0" w:color="auto"/>
                        <w:left w:val="none" w:sz="0" w:space="0" w:color="auto"/>
                        <w:bottom w:val="none" w:sz="0" w:space="0" w:color="auto"/>
                        <w:right w:val="none" w:sz="0" w:space="0" w:color="auto"/>
                      </w:divBdr>
                      <w:divsChild>
                        <w:div w:id="1752241111">
                          <w:marLeft w:val="0"/>
                          <w:marRight w:val="0"/>
                          <w:marTop w:val="0"/>
                          <w:marBottom w:val="0"/>
                          <w:divBdr>
                            <w:top w:val="none" w:sz="0" w:space="0" w:color="auto"/>
                            <w:left w:val="none" w:sz="0" w:space="0" w:color="auto"/>
                            <w:bottom w:val="none" w:sz="0" w:space="0" w:color="auto"/>
                            <w:right w:val="none" w:sz="0" w:space="0" w:color="auto"/>
                          </w:divBdr>
                          <w:divsChild>
                            <w:div w:id="1807621365">
                              <w:marLeft w:val="0"/>
                              <w:marRight w:val="0"/>
                              <w:marTop w:val="0"/>
                              <w:marBottom w:val="0"/>
                              <w:divBdr>
                                <w:top w:val="none" w:sz="0" w:space="0" w:color="auto"/>
                                <w:left w:val="none" w:sz="0" w:space="0" w:color="auto"/>
                                <w:bottom w:val="none" w:sz="0" w:space="0" w:color="auto"/>
                                <w:right w:val="none" w:sz="0" w:space="0" w:color="auto"/>
                              </w:divBdr>
                              <w:divsChild>
                                <w:div w:id="743646400">
                                  <w:marLeft w:val="0"/>
                                  <w:marRight w:val="0"/>
                                  <w:marTop w:val="0"/>
                                  <w:marBottom w:val="0"/>
                                  <w:divBdr>
                                    <w:top w:val="none" w:sz="0" w:space="0" w:color="auto"/>
                                    <w:left w:val="none" w:sz="0" w:space="0" w:color="auto"/>
                                    <w:bottom w:val="none" w:sz="0" w:space="0" w:color="auto"/>
                                    <w:right w:val="none" w:sz="0" w:space="0" w:color="auto"/>
                                  </w:divBdr>
                                  <w:divsChild>
                                    <w:div w:id="137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52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myphysicslab.com/pendulum/double-pendulum-e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cienceworld.wolfram.com/physics/DoublePendulum.html?trk=public_post_comment-text" TargetMode="External"/><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D247D-D5E3-4A2E-8A5C-BF70EA3F7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4056</Words>
  <Characters>23122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ayoub</dc:creator>
  <cp:keywords/>
  <dc:description/>
  <cp:lastModifiedBy>fadi ayoub</cp:lastModifiedBy>
  <cp:revision>2</cp:revision>
  <dcterms:created xsi:type="dcterms:W3CDTF">2025-12-10T11:29:00Z</dcterms:created>
  <dcterms:modified xsi:type="dcterms:W3CDTF">2025-12-10T11:29:00Z</dcterms:modified>
</cp:coreProperties>
</file>